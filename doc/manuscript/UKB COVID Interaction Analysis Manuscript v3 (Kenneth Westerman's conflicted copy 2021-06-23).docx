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2" w14:textId="33E1B812" w:rsidR="00B32E56" w:rsidRDefault="00E57D5A" w:rsidP="008C6462">
      <w:pPr>
        <w:pBdr>
          <w:top w:val="nil"/>
          <w:left w:val="nil"/>
          <w:bottom w:val="nil"/>
          <w:right w:val="nil"/>
          <w:between w:val="nil"/>
        </w:pBd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Gene-environment interaction analysis incorporating sex, cardiometabolic diseases, and multiple deprivation index reveals novel genetic associations with COVID-19 severity</w:t>
      </w:r>
    </w:p>
    <w:p w14:paraId="00000003" w14:textId="77777777" w:rsidR="00B32E56" w:rsidRDefault="00B32E56" w:rsidP="008C6462">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00000004" w14:textId="77777777" w:rsidR="00B32E56" w:rsidRDefault="00E57D5A" w:rsidP="008C646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05" w14:textId="02B7DAFC" w:rsidR="00B32E56" w:rsidRDefault="00E57D5A"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Epidemiological research has uncovered multiple risk factors for COVID-19 severity, including sex, metabolic conditions</w:t>
      </w:r>
      <w:r w:rsidR="00755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such as type 2 diabetes and obesity, and socioeconomic status. Male sex is independently associated with higher mortality </w:t>
      </w:r>
      <w:r>
        <w:rPr>
          <w:rFonts w:ascii="Times New Roman" w:eastAsia="Times New Roman" w:hAnsi="Times New Roman" w:cs="Times New Roman"/>
          <w:sz w:val="24"/>
          <w:szCs w:val="24"/>
        </w:rPr>
        <w:t>and worse COVID-19 outcomes</w:t>
      </w:r>
      <w:r w:rsidR="007A3971">
        <w:rPr>
          <w:rFonts w:ascii="Times New Roman" w:eastAsia="Times New Roman" w:hAnsi="Times New Roman" w:cs="Times New Roman"/>
          <w:sz w:val="24"/>
          <w:szCs w:val="24"/>
        </w:rPr>
        <w:t xml:space="preserve"> </w:t>
      </w:r>
      <w:r w:rsidR="007A3971">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sidRPr="00FE2CED">
        <w:rPr>
          <w:rFonts w:ascii="Times New Roman" w:eastAsia="Times New Roman" w:hAnsi="Times New Roman" w:cs="Times New Roman"/>
          <w:sz w:val="24"/>
          <w:szCs w:val="24"/>
        </w:rPr>
        <w:instrText xml:space="preserve"> ADDIN EN.CITE </w:instrText>
      </w:r>
      <w:r w:rsidR="007A3971" w:rsidRPr="00FE2CED">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sidRPr="00FE2CED">
        <w:rPr>
          <w:rFonts w:ascii="Times New Roman" w:eastAsia="Times New Roman" w:hAnsi="Times New Roman" w:cs="Times New Roman"/>
          <w:sz w:val="24"/>
          <w:szCs w:val="24"/>
        </w:rPr>
        <w:instrText xml:space="preserve"> ADDIN EN.CITE.DATA </w:instrText>
      </w:r>
      <w:r w:rsidR="007A3971" w:rsidRPr="00FE2CED">
        <w:rPr>
          <w:rFonts w:ascii="Times New Roman" w:eastAsia="Times New Roman" w:hAnsi="Times New Roman" w:cs="Times New Roman"/>
          <w:sz w:val="24"/>
          <w:szCs w:val="24"/>
        </w:rPr>
      </w:r>
      <w:r w:rsidR="007A3971" w:rsidRPr="00FE2CED">
        <w:rPr>
          <w:rFonts w:ascii="Times New Roman" w:eastAsia="Times New Roman" w:hAnsi="Times New Roman" w:cs="Times New Roman"/>
          <w:sz w:val="24"/>
          <w:szCs w:val="24"/>
        </w:rPr>
        <w:fldChar w:fldCharType="end"/>
      </w:r>
      <w:r w:rsidR="007A3971" w:rsidRPr="00FE2CED">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(Palaiodimos et al., 2020; Park et al., 2020)</w:t>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t xml:space="preserve">. </w:t>
      </w:r>
      <w:r w:rsidR="00942B1D">
        <w:rPr>
          <w:rFonts w:ascii="Times New Roman" w:eastAsia="Times New Roman" w:hAnsi="Times New Roman" w:cs="Times New Roman"/>
          <w:sz w:val="24"/>
          <w:szCs w:val="24"/>
        </w:rPr>
        <w:t xml:space="preserve">Cardiometabolic </w:t>
      </w:r>
      <w:r w:rsidR="00F6526B">
        <w:rPr>
          <w:rFonts w:ascii="Times New Roman" w:eastAsia="Times New Roman" w:hAnsi="Times New Roman" w:cs="Times New Roman"/>
          <w:sz w:val="24"/>
          <w:szCs w:val="24"/>
        </w:rPr>
        <w:t>conditions</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such as Type 2 diabetes (T2D) and obesity</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77118">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associated with increased COVID-19 susceptibility and severity </w: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 </w:instrTex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EN.CITE.DATA </w:instrText>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(Barron et al., 2020; Zhu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0598C">
        <w:rPr>
          <w:rFonts w:ascii="Times New Roman" w:eastAsia="Times New Roman" w:hAnsi="Times New Roman" w:cs="Times New Roman"/>
          <w:sz w:val="24"/>
          <w:szCs w:val="24"/>
        </w:rPr>
        <w:t xml:space="preserve">Additionally, associated </w:t>
      </w:r>
      <w:r>
        <w:rPr>
          <w:rFonts w:ascii="Times New Roman" w:eastAsia="Times New Roman" w:hAnsi="Times New Roman" w:cs="Times New Roman"/>
          <w:sz w:val="24"/>
          <w:szCs w:val="24"/>
        </w:rPr>
        <w:t>comorbidities of obesity, such as deregulated immune response, chronic inflammation, metabolic dysfunction, and compromised cilia on airway epithelial cells may put individuals at higher risk of severe COVID-19</w:t>
      </w:r>
      <w:r w:rsidR="007A3971">
        <w:rPr>
          <w:rFonts w:ascii="Times New Roman" w:eastAsia="Times New Roman" w:hAnsi="Times New Roman" w:cs="Times New Roman"/>
          <w:sz w:val="24"/>
          <w:szCs w:val="24"/>
        </w:rPr>
        <w:fldChar w:fldCharType="begin"/>
      </w:r>
      <w:r w:rsidR="007A3971">
        <w:rPr>
          <w:rFonts w:ascii="Times New Roman" w:eastAsia="Times New Roman" w:hAnsi="Times New Roman" w:cs="Times New Roman"/>
          <w:sz w:val="24"/>
          <w:szCs w:val="24"/>
        </w:rPr>
        <w:instrText xml:space="preserve"> ADDIN EN.CITE &lt;EndNote&gt;&lt;Cite&gt;&lt;Author&gt;Ritter&lt;/Author&gt;&lt;Year&gt;2020&lt;/Year&gt;&lt;RecNum&gt;13&lt;/RecNum&gt;&lt;DisplayText&gt;(Ritter et al., 2020)&lt;/DisplayText&gt;&lt;record&gt;&lt;rec-number&gt;13&lt;/rec-number&gt;&lt;foreign-keys&gt;&lt;key app="EN" db-id="9f2txswd89rz04ep0vqxx0s2wesrzaax9aa5" timestamp="1622577947" guid="ac8d4e3c-dc4a-4e9c-8e0e-e74bce803bea"&gt;13&lt;/key&gt;&lt;/foreign-keys&gt;&lt;ref-type name="Journal Article"&gt;17&lt;/ref-type&gt;&lt;contributors&gt;&lt;authors&gt;&lt;author&gt;Ritter, Andreas&lt;/author&gt;&lt;author&gt;Kreis, Nina-Naomi&lt;/author&gt;&lt;author&gt;Louwen, Frank&lt;/author&gt;&lt;author&gt;Yuan, Juping&lt;/author&gt;&lt;/authors&gt;&lt;/contributors&gt;&lt;titles&gt;&lt;title&gt;Obesity and COVID-19: Molecular Mechanisms Linking Both Pandemics&lt;/title&gt;&lt;secondary-title&gt;International Journal of Molecular Sciences&lt;/secondary-title&gt;&lt;/titles&gt;&lt;periodical&gt;&lt;full-title&gt;International Journal of Molecular Sciences&lt;/full-title&gt;&lt;/periodical&gt;&lt;pages&gt;5793&lt;/pages&gt;&lt;volume&gt;21&lt;/volume&gt;&lt;number&gt;16&lt;/number&gt;&lt;dates&gt;&lt;year&gt;2020&lt;/year&gt;&lt;/dates&gt;&lt;isbn&gt;1422-0067&lt;/isbn&gt;&lt;accession-num&gt;doi:10.3390/ijms21165793&lt;/accession-num&gt;&lt;urls&gt;&lt;related-urls&gt;&lt;url&gt;https://www.mdpi.com/1422-0067/21/16/5793&lt;/url&gt;&lt;/related-urls&gt;&lt;/urls&gt;&lt;/record&gt;&lt;/Cite&gt;&lt;/EndNote&gt;</w:instrText>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(Ritter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M</w:t>
      </w:r>
      <w:r>
        <w:rPr>
          <w:rFonts w:ascii="Times New Roman" w:eastAsia="Times New Roman" w:hAnsi="Times New Roman" w:cs="Times New Roman"/>
          <w:sz w:val="24"/>
          <w:szCs w:val="24"/>
        </w:rPr>
        <w:t>inoritized communities</w:t>
      </w:r>
      <w:r w:rsidR="00942B1D">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disproportionately </w:t>
      </w:r>
      <w:r w:rsidR="0089387B">
        <w:rPr>
          <w:rFonts w:ascii="Times New Roman" w:eastAsia="Times New Roman" w:hAnsi="Times New Roman" w:cs="Times New Roman"/>
          <w:sz w:val="24"/>
          <w:szCs w:val="24"/>
        </w:rPr>
        <w:t>impacted</w:t>
      </w:r>
      <w:r w:rsidR="00C61692">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of COVID-19 and may be predisposed to worse conditions due to environmental factors, limited healthcare access, and other societal </w:t>
      </w:r>
      <w:r w:rsidR="0087325A">
        <w:rPr>
          <w:rFonts w:ascii="Times New Roman" w:eastAsia="Times New Roman" w:hAnsi="Times New Roman" w:cs="Times New Roman"/>
          <w:sz w:val="24"/>
          <w:szCs w:val="24"/>
        </w:rPr>
        <w:t xml:space="preserve">factors </w: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 </w:instrTex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EN.CITE.DATA </w:instrText>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(Tai et al., 2021)</w:t>
      </w:r>
      <w:r w:rsidR="0087325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F3AEA">
        <w:rPr>
          <w:rFonts w:ascii="Times New Roman" w:eastAsia="Times New Roman" w:hAnsi="Times New Roman" w:cs="Times New Roman"/>
          <w:sz w:val="24"/>
          <w:szCs w:val="24"/>
        </w:rPr>
        <w:t>Furthermore, h</w:t>
      </w:r>
      <w:r>
        <w:rPr>
          <w:rFonts w:ascii="Times New Roman" w:eastAsia="Times New Roman" w:hAnsi="Times New Roman" w:cs="Times New Roman"/>
          <w:sz w:val="24"/>
          <w:szCs w:val="24"/>
        </w:rPr>
        <w:t>ousing and neighborhood density</w:t>
      </w:r>
      <w:r w:rsidR="00C134B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increased work-related exposure may put low-income groups at higher risk</w:t>
      </w:r>
      <w:r w:rsidR="0087325A">
        <w:rPr>
          <w:rFonts w:ascii="Times New Roman" w:eastAsia="Times New Roman" w:hAnsi="Times New Roman" w:cs="Times New Roman"/>
          <w:sz w:val="24"/>
          <w:szCs w:val="24"/>
        </w:rPr>
        <w:t xml:space="preserve"> </w:t>
      </w:r>
      <w:r w:rsidR="0087325A">
        <w:rPr>
          <w:rFonts w:ascii="Times New Roman" w:eastAsia="Times New Roman" w:hAnsi="Times New Roman" w:cs="Times New Roman"/>
          <w:sz w:val="24"/>
          <w:szCs w:val="24"/>
        </w:rPr>
        <w:fldChar w:fldCharType="begin"/>
      </w:r>
      <w:r w:rsidR="0087325A">
        <w:rPr>
          <w:rFonts w:ascii="Times New Roman" w:eastAsia="Times New Roman" w:hAnsi="Times New Roman" w:cs="Times New Roman"/>
          <w:sz w:val="24"/>
          <w:szCs w:val="24"/>
        </w:rPr>
        <w:instrText xml:space="preserve"> ADDIN EN.CITE &lt;EndNote&gt;&lt;Cite&gt;&lt;Author&gt;Burström&lt;/Author&gt;&lt;Year&gt;2020&lt;/Year&gt;&lt;RecNum&gt;2&lt;/RecNum&gt;&lt;DisplayText&gt;(Burström &amp;amp; Tao, 2020)&lt;/DisplayText&gt;&lt;record&gt;&lt;rec-number&gt;2&lt;/rec-number&gt;&lt;foreign-keys&gt;&lt;key app="EN" db-id="9f2txswd89rz04ep0vqxx0s2wesrzaax9aa5" timestamp="1622566779" guid="1fc8bf75-7a0c-49f7-b8cf-51f2fd5a64e6"&gt;2&lt;/key&gt;&lt;/foreign-keys&gt;&lt;ref-type name="Journal Article"&gt;17&lt;/ref-type&gt;&lt;contributors&gt;&lt;authors&gt;&lt;author&gt;Burström, Bo&lt;/author&gt;&lt;author&gt;Tao, Wenjing&lt;/author&gt;&lt;/authors&gt;&lt;/contributors&gt;&lt;titles&gt;&lt;title&gt;Social determinants of health and inequalities in COVID-19&lt;/title&gt;&lt;secondary-title&gt;European Journal of Public Health&lt;/secondary-title&gt;&lt;/titles&gt;&lt;periodical&gt;&lt;full-title&gt;European Journal of Public Health&lt;/full-title&gt;&lt;/periodical&gt;&lt;pages&gt;617-618&lt;/pages&gt;&lt;volume&gt;30&lt;/volume&gt;&lt;number&gt;4&lt;/number&gt;&lt;dates&gt;&lt;year&gt;2020&lt;/year&gt;&lt;/dates&gt;&lt;isbn&gt;1101-1262&lt;/isbn&gt;&lt;urls&gt;&lt;related-urls&gt;&lt;url&gt;https://doi.org/10.1093/eurpub/ckaa095&lt;/url&gt;&lt;url&gt;https://www.ncbi.nlm.nih.gov/pmc/articles/PMC7454505/pdf/ckaa095.pdf&lt;/url&gt;&lt;/related-urls&gt;&lt;/urls&gt;&lt;electronic-resource-num&gt;10.1093/eurpub/ckaa095&lt;/electronic-resource-num&gt;&lt;access-date&gt;6/1/2021&lt;/access-date&gt;&lt;/record&gt;&lt;/Cite&gt;&lt;/EndNote&gt;</w:instrText>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(Burström &amp; Tao, 2020)</w:t>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the </w:t>
      </w:r>
      <w:r w:rsidR="004C6377">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prevalence of underlying chronic conditions </w:t>
      </w:r>
      <w:r w:rsidR="003F372E">
        <w:rPr>
          <w:rFonts w:ascii="Times New Roman" w:eastAsia="Times New Roman" w:hAnsi="Times New Roman" w:cs="Times New Roman"/>
          <w:sz w:val="24"/>
          <w:szCs w:val="24"/>
        </w:rPr>
        <w:t>among individuals with</w:t>
      </w:r>
      <w:r>
        <w:rPr>
          <w:rFonts w:ascii="Times New Roman" w:eastAsia="Times New Roman" w:hAnsi="Times New Roman" w:cs="Times New Roman"/>
          <w:sz w:val="24"/>
          <w:szCs w:val="24"/>
        </w:rPr>
        <w:t xml:space="preserve"> lower socioeconomic </w:t>
      </w:r>
      <w:r w:rsidR="003F372E">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puts </w:t>
      </w:r>
      <w:r w:rsidR="00964170">
        <w:rPr>
          <w:rFonts w:ascii="Times New Roman" w:eastAsia="Times New Roman" w:hAnsi="Times New Roman" w:cs="Times New Roman"/>
          <w:sz w:val="24"/>
          <w:szCs w:val="24"/>
        </w:rPr>
        <w:t>this group</w:t>
      </w:r>
      <w:r>
        <w:rPr>
          <w:rFonts w:ascii="Times New Roman" w:eastAsia="Times New Roman" w:hAnsi="Times New Roman" w:cs="Times New Roman"/>
          <w:sz w:val="24"/>
          <w:szCs w:val="24"/>
        </w:rPr>
        <w:t xml:space="preserve"> at </w:t>
      </w:r>
      <w:r w:rsidR="009F5DA5">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risk of </w:t>
      </w:r>
      <w:r w:rsidR="009F3AEA">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outcomes. </w:t>
      </w:r>
    </w:p>
    <w:p w14:paraId="00000006" w14:textId="4C1D5EEB" w:rsidR="00B32E56" w:rsidRDefault="009B42CB" w:rsidP="008C6462">
      <w:pPr>
        <w:pBdr>
          <w:top w:val="nil"/>
          <w:left w:val="nil"/>
          <w:bottom w:val="nil"/>
          <w:right w:val="nil"/>
          <w:between w:val="nil"/>
        </w:pBd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E57D5A">
        <w:rPr>
          <w:rFonts w:ascii="Times New Roman" w:eastAsia="Times New Roman" w:hAnsi="Times New Roman" w:cs="Times New Roman"/>
          <w:sz w:val="24"/>
          <w:szCs w:val="24"/>
        </w:rPr>
        <w:t xml:space="preserve">enetic investigations, such as that from the Host Genetics Initiative (HGI) consortium, have demonstrated that specific genomic regions are associated with COVID-19 severity. </w:t>
      </w:r>
      <w:r w:rsidR="009F3AEA">
        <w:rPr>
          <w:rFonts w:ascii="Times New Roman" w:eastAsia="Times New Roman" w:hAnsi="Times New Roman" w:cs="Times New Roman"/>
          <w:sz w:val="24"/>
          <w:szCs w:val="24"/>
        </w:rPr>
        <w:t xml:space="preserve">The </w:t>
      </w:r>
      <w:r w:rsidR="00E57D5A">
        <w:rPr>
          <w:rFonts w:ascii="Times New Roman" w:eastAsia="Times New Roman" w:hAnsi="Times New Roman" w:cs="Times New Roman"/>
          <w:sz w:val="24"/>
          <w:szCs w:val="24"/>
        </w:rPr>
        <w:t>HGI global meta-analysis identified 13 genome-wide significant loci, 9 of which were associated with increased risk of severe symptoms for hospitalized COVID (</w:t>
      </w:r>
      <w:proofErr w:type="spellStart"/>
      <w:r w:rsidR="00E57D5A">
        <w:rPr>
          <w:rFonts w:ascii="Times New Roman" w:eastAsia="Times New Roman" w:hAnsi="Times New Roman" w:cs="Times New Roman"/>
          <w:sz w:val="24"/>
          <w:szCs w:val="24"/>
        </w:rPr>
        <w:t>Ganna</w:t>
      </w:r>
      <w:proofErr w:type="spellEnd"/>
      <w:r w:rsidR="00E57D5A">
        <w:rPr>
          <w:rFonts w:ascii="Times New Roman" w:eastAsia="Times New Roman" w:hAnsi="Times New Roman" w:cs="Times New Roman"/>
          <w:sz w:val="24"/>
          <w:szCs w:val="24"/>
        </w:rPr>
        <w:t xml:space="preserve">, 2021). Several loci were further associated with interstitial lung disease and autoimmune and inflammatory diseases, possibly predisposing individuals to greater immune response and worse outcomes. </w:t>
      </w:r>
    </w:p>
    <w:p w14:paraId="00000007" w14:textId="24A21383" w:rsidR="00B32E56" w:rsidRDefault="00AA00BE"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57D5A">
        <w:rPr>
          <w:rFonts w:ascii="Times New Roman" w:eastAsia="Times New Roman" w:hAnsi="Times New Roman" w:cs="Times New Roman"/>
          <w:sz w:val="24"/>
          <w:szCs w:val="24"/>
        </w:rPr>
        <w:t xml:space="preserve"> is not clear whether genetic factors impact the relationship between these key risk factors and COVID-19 severity, or whether these interactions can uncover novel genetic loci impacting this outcome. We sought to understand the interactions between genetic variants and </w:t>
      </w:r>
      <w:r w:rsidR="00755407">
        <w:rPr>
          <w:rFonts w:ascii="Times New Roman" w:eastAsia="Times New Roman" w:hAnsi="Times New Roman" w:cs="Times New Roman"/>
          <w:sz w:val="24"/>
          <w:szCs w:val="24"/>
        </w:rPr>
        <w:t xml:space="preserve">previously reported </w:t>
      </w:r>
      <w:r w:rsidR="00E57D5A">
        <w:rPr>
          <w:rFonts w:ascii="Times New Roman" w:eastAsia="Times New Roman" w:hAnsi="Times New Roman" w:cs="Times New Roman"/>
          <w:sz w:val="24"/>
          <w:szCs w:val="24"/>
        </w:rPr>
        <w:t>risk factors</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proofErr w:type="gramStart"/>
      <w:r w:rsidR="00315193">
        <w:rPr>
          <w:rFonts w:ascii="Times New Roman" w:eastAsia="Times New Roman" w:hAnsi="Times New Roman" w:cs="Times New Roman"/>
          <w:sz w:val="24"/>
          <w:szCs w:val="24"/>
        </w:rPr>
        <w:t xml:space="preserve">in order </w:t>
      </w:r>
      <w:r w:rsidR="00E57D5A">
        <w:rPr>
          <w:rFonts w:ascii="Times New Roman" w:eastAsia="Times New Roman" w:hAnsi="Times New Roman" w:cs="Times New Roman"/>
          <w:sz w:val="24"/>
          <w:szCs w:val="24"/>
        </w:rPr>
        <w:t>to</w:t>
      </w:r>
      <w:proofErr w:type="gramEnd"/>
      <w:r w:rsidR="00E57D5A">
        <w:rPr>
          <w:rFonts w:ascii="Times New Roman" w:eastAsia="Times New Roman" w:hAnsi="Times New Roman" w:cs="Times New Roman"/>
          <w:sz w:val="24"/>
          <w:szCs w:val="24"/>
        </w:rPr>
        <w:t xml:space="preserve"> gain novel understanding of the underlying mechanisms impacting COVID-19 </w:t>
      </w:r>
      <w:r w:rsidR="00755407">
        <w:rPr>
          <w:rFonts w:ascii="Times New Roman" w:eastAsia="Times New Roman" w:hAnsi="Times New Roman" w:cs="Times New Roman"/>
          <w:sz w:val="24"/>
          <w:szCs w:val="24"/>
        </w:rPr>
        <w:t>severity and</w:t>
      </w:r>
      <w:r w:rsidR="00E57D5A">
        <w:rPr>
          <w:rFonts w:ascii="Times New Roman" w:eastAsia="Times New Roman" w:hAnsi="Times New Roman" w:cs="Times New Roman"/>
          <w:sz w:val="24"/>
          <w:szCs w:val="24"/>
        </w:rPr>
        <w:t xml:space="preserve"> add an important dimension to the current epidemiological literature on COVID-19. </w:t>
      </w:r>
      <w:r w:rsidR="00AE21E7">
        <w:rPr>
          <w:rFonts w:ascii="Times New Roman" w:eastAsia="Times New Roman" w:hAnsi="Times New Roman" w:cs="Times New Roman"/>
          <w:sz w:val="24"/>
          <w:szCs w:val="24"/>
        </w:rPr>
        <w:t>W</w:t>
      </w:r>
      <w:r w:rsidR="00E57D5A">
        <w:rPr>
          <w:rFonts w:ascii="Times New Roman" w:eastAsia="Times New Roman" w:hAnsi="Times New Roman" w:cs="Times New Roman"/>
          <w:sz w:val="24"/>
          <w:szCs w:val="24"/>
        </w:rPr>
        <w:t>e undertook a series of three genome-wide gene-environment interaction studies in the UK Biobank, while conducting both interaction effect tests and joint tests of genetic main and interaction effects. The “environmental” exposures included sex, cardiometabolic health (obesity and type 2 diabetes status), and social determinants of health (as quantified by the multiple deprivation index)</w:t>
      </w:r>
      <w:r w:rsidR="00AE21E7">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The</w:t>
      </w:r>
      <w:r w:rsidR="00E57D5A">
        <w:rPr>
          <w:rFonts w:ascii="Times New Roman" w:eastAsia="Times New Roman" w:hAnsi="Times New Roman" w:cs="Times New Roman"/>
          <w:sz w:val="24"/>
          <w:szCs w:val="24"/>
        </w:rPr>
        <w:t xml:space="preserve"> binary outcome was severe COVID-19</w:t>
      </w:r>
      <w:r w:rsidR="00AE21E7">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as defined by hospitalization or death due to COVID-19</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AE21E7">
        <w:rPr>
          <w:rFonts w:ascii="Times New Roman" w:eastAsia="Times New Roman" w:hAnsi="Times New Roman" w:cs="Times New Roman"/>
          <w:sz w:val="24"/>
          <w:szCs w:val="24"/>
        </w:rPr>
        <w:t>while</w:t>
      </w:r>
      <w:r w:rsidR="00E57D5A">
        <w:rPr>
          <w:rFonts w:ascii="Times New Roman" w:eastAsia="Times New Roman" w:hAnsi="Times New Roman" w:cs="Times New Roman"/>
          <w:sz w:val="24"/>
          <w:szCs w:val="24"/>
        </w:rPr>
        <w:t xml:space="preserve"> the rest of the population</w:t>
      </w:r>
      <w:r w:rsidR="00AE21E7">
        <w:rPr>
          <w:rFonts w:ascii="Times New Roman" w:eastAsia="Times New Roman" w:hAnsi="Times New Roman" w:cs="Times New Roman"/>
          <w:sz w:val="24"/>
          <w:szCs w:val="24"/>
        </w:rPr>
        <w:t xml:space="preserve"> was used as a control group</w:t>
      </w:r>
      <w:r w:rsidR="00E57D5A">
        <w:rPr>
          <w:rFonts w:ascii="Times New Roman" w:eastAsia="Times New Roman" w:hAnsi="Times New Roman" w:cs="Times New Roman"/>
          <w:sz w:val="24"/>
          <w:szCs w:val="24"/>
        </w:rPr>
        <w:t xml:space="preserve">. Using </w:t>
      </w:r>
      <w:proofErr w:type="spellStart"/>
      <w:r w:rsidR="00E57D5A">
        <w:rPr>
          <w:rFonts w:ascii="Times New Roman" w:eastAsia="Times New Roman" w:hAnsi="Times New Roman" w:cs="Times New Roman"/>
          <w:sz w:val="24"/>
          <w:szCs w:val="24"/>
        </w:rPr>
        <w:t>GxE</w:t>
      </w:r>
      <w:proofErr w:type="spellEnd"/>
      <w:r w:rsidR="00E57D5A">
        <w:rPr>
          <w:rFonts w:ascii="Times New Roman" w:eastAsia="Times New Roman" w:hAnsi="Times New Roman" w:cs="Times New Roman"/>
          <w:sz w:val="24"/>
          <w:szCs w:val="24"/>
        </w:rPr>
        <w:t xml:space="preserve"> analyses and GWAS post-processing methods, we found 5 </w:t>
      </w:r>
      <w:r w:rsidR="00E57D5A">
        <w:rPr>
          <w:rFonts w:ascii="Times New Roman" w:eastAsia="Times New Roman" w:hAnsi="Times New Roman" w:cs="Times New Roman"/>
          <w:sz w:val="24"/>
          <w:szCs w:val="24"/>
        </w:rPr>
        <w:lastRenderedPageBreak/>
        <w:t xml:space="preserve">genome-wide significant loci that provide insight into the biological mechanisms of severe COVID-19 outcomes. </w:t>
      </w:r>
    </w:p>
    <w:p w14:paraId="00000008" w14:textId="77777777" w:rsidR="00B32E56" w:rsidRDefault="00B32E56" w:rsidP="008C6462">
      <w:pPr>
        <w:spacing w:after="200" w:line="240" w:lineRule="auto"/>
        <w:rPr>
          <w:rFonts w:ascii="Times New Roman" w:eastAsia="Times New Roman" w:hAnsi="Times New Roman" w:cs="Times New Roman"/>
          <w:sz w:val="24"/>
          <w:szCs w:val="24"/>
        </w:rPr>
      </w:pPr>
    </w:p>
    <w:p w14:paraId="00000009" w14:textId="77777777" w:rsidR="00B32E56" w:rsidRDefault="00E57D5A" w:rsidP="008C6462">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000000A"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UK Biobank Dataset</w:t>
      </w:r>
    </w:p>
    <w:p w14:paraId="0000000B" w14:textId="189B630A"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The UK Biobank (UKB) is a population-based cohort including over 500,000 individuals living in England, Wales, and Scotland. The sub-population of interest for this study include</w:t>
      </w:r>
      <w:r w:rsidR="004179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unrelated individuals of European ancestry</w:t>
      </w:r>
      <w:r w:rsidR="00672BA7">
        <w:rPr>
          <w:rFonts w:ascii="Times New Roman" w:eastAsia="Times New Roman" w:hAnsi="Times New Roman" w:cs="Times New Roman"/>
          <w:sz w:val="24"/>
          <w:szCs w:val="24"/>
        </w:rPr>
        <w:t xml:space="preserve"> </w:t>
      </w:r>
      <w:proofErr w:type="gramStart"/>
      <w:r w:rsidR="00672BA7">
        <w:rPr>
          <w:rFonts w:ascii="Times New Roman" w:eastAsia="Times New Roman" w:hAnsi="Times New Roman" w:cs="Times New Roman"/>
          <w:sz w:val="24"/>
          <w:szCs w:val="24"/>
        </w:rPr>
        <w:t>in order</w:t>
      </w:r>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minimize </w:t>
      </w:r>
      <w:r w:rsidR="00672BA7">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heterogeneity. Sample sizes </w:t>
      </w:r>
      <w:r w:rsidR="00FC495C">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depending on available phenotypes across these populations. COVID-19 test results were downloaded from the UKBB data portal on January 1, 2020. The</w:t>
      </w:r>
      <w:r w:rsidR="00F94E31">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 xml:space="preserve">severe COVID-19 </w:t>
      </w:r>
      <w:r w:rsidR="00F94E31">
        <w:rPr>
          <w:rFonts w:ascii="Times New Roman" w:eastAsia="Times New Roman" w:hAnsi="Times New Roman" w:cs="Times New Roman"/>
          <w:sz w:val="24"/>
          <w:szCs w:val="24"/>
        </w:rPr>
        <w:t>phenotype for</w:t>
      </w:r>
      <w:r>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defined as</w:t>
      </w:r>
      <w:r w:rsidR="00F65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laboratory confirmed SARS-CoV-2 infection </w:t>
      </w:r>
      <w:r w:rsidR="00F6526B">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hospitalized COVID-19</w:t>
      </w:r>
      <w:r w:rsidR="00F6526B">
        <w:rPr>
          <w:rFonts w:ascii="Times New Roman" w:eastAsia="Times New Roman" w:hAnsi="Times New Roman" w:cs="Times New Roman"/>
          <w:sz w:val="24"/>
          <w:szCs w:val="24"/>
        </w:rPr>
        <w:t>, with the rest of the population serving as controls</w:t>
      </w:r>
      <w:r>
        <w:rPr>
          <w:rFonts w:ascii="Times New Roman" w:eastAsia="Times New Roman" w:hAnsi="Times New Roman" w:cs="Times New Roman"/>
          <w:sz w:val="24"/>
          <w:szCs w:val="24"/>
        </w:rPr>
        <w:t xml:space="preserve"> versus the rest of the population. T</w:t>
      </w:r>
      <w:r w:rsidR="00F6526B">
        <w:rPr>
          <w:rFonts w:ascii="Times New Roman" w:eastAsia="Times New Roman" w:hAnsi="Times New Roman" w:cs="Times New Roman"/>
          <w:sz w:val="24"/>
          <w:szCs w:val="24"/>
        </w:rPr>
        <w:t>his definition was designed to mirror that of the “B2” phenotype used by the</w:t>
      </w:r>
      <w:r>
        <w:rPr>
          <w:rFonts w:ascii="Times New Roman" w:eastAsia="Times New Roman" w:hAnsi="Times New Roman" w:cs="Times New Roman"/>
          <w:sz w:val="24"/>
          <w:szCs w:val="24"/>
        </w:rPr>
        <w:t xml:space="preserve"> COVID-19 Host Genetics Initiative team</w:t>
      </w:r>
      <w:r w:rsidR="00216253">
        <w:rPr>
          <w:rFonts w:ascii="Times New Roman" w:eastAsia="Times New Roman" w:hAnsi="Times New Roman" w:cs="Times New Roman"/>
          <w:sz w:val="24"/>
          <w:szCs w:val="24"/>
        </w:rPr>
        <w:t xml:space="preserve"> </w:t>
      </w:r>
      <w:r w:rsidR="00216253">
        <w:rPr>
          <w:rFonts w:ascii="Times New Roman" w:eastAsia="Times New Roman" w:hAnsi="Times New Roman" w:cs="Times New Roman"/>
          <w:sz w:val="24"/>
          <w:szCs w:val="24"/>
        </w:rPr>
        <w:fldChar w:fldCharType="begin"/>
      </w:r>
      <w:r w:rsidR="00216253">
        <w:rPr>
          <w:rFonts w:ascii="Times New Roman" w:eastAsia="Times New Roman" w:hAnsi="Times New Roman" w:cs="Times New Roman"/>
          <w:sz w:val="24"/>
          <w:szCs w:val="24"/>
        </w:rPr>
        <w:instrText xml:space="preserve"> ADDIN EN.CITE &lt;EndNote&gt;&lt;Cite&gt;&lt;Author&gt;Ganna&lt;/Author&gt;&lt;Year&gt;2021&lt;/Year&gt;&lt;RecNum&gt;5&lt;/RecNum&gt;&lt;DisplayText&gt;(Ganna, 2021)&lt;/DisplayText&gt;&lt;record&gt;&lt;rec-number&gt;5&lt;/rec-number&gt;&lt;foreign-keys&gt;&lt;key app="EN" db-id="9f2txswd89rz04ep0vqxx0s2wesrzaax9aa5" timestamp="1622568452" guid="f62bdc1a-2277-4529-94e2-1dd00ae39267"&gt;5&lt;/key&gt;&lt;/foreign-keys&gt;&lt;ref-type name="Journal Article"&gt;17&lt;/ref-type&gt;&lt;contributors&gt;&lt;authors&gt;&lt;author&gt;Ganna, Andrea&lt;/author&gt;&lt;/authors&gt;&lt;/contributors&gt;&lt;titles&gt;&lt;title&gt;Mapping the human genetic architecture of COVID-19 by worldwide meta-analysis&lt;/title&gt;&lt;secondary-title&gt;medRxiv&lt;/secondary-title&gt;&lt;/titles&gt;&lt;periodical&gt;&lt;full-title&gt;medRxiv&lt;/full-title&gt;&lt;/periodical&gt;&lt;pages&gt;2021.03.10.21252820&lt;/pages&gt;&lt;dates&gt;&lt;year&gt;2021&lt;/year&gt;&lt;/dates&gt;&lt;urls&gt;&lt;related-urls&gt;&lt;url&gt;https://www.medrxiv.org/content/medrxiv/early/2021/03/12/2021.03.10.21252820.full.pdf&lt;/url&gt;&lt;/related-urls&gt;&lt;/urls&gt;&lt;electronic-resource-num&gt;10.1101/2021.03.10.21252820&lt;/electronic-resource-num&gt;&lt;/record&gt;&lt;/Cite&gt;&lt;/EndNote&gt;</w:instrText>
      </w:r>
      <w:r w:rsidR="00216253">
        <w:rPr>
          <w:rFonts w:ascii="Times New Roman" w:eastAsia="Times New Roman" w:hAnsi="Times New Roman" w:cs="Times New Roman"/>
          <w:sz w:val="24"/>
          <w:szCs w:val="24"/>
        </w:rPr>
        <w:fldChar w:fldCharType="separate"/>
      </w:r>
      <w:r w:rsidR="00216253">
        <w:rPr>
          <w:rFonts w:ascii="Times New Roman" w:eastAsia="Times New Roman" w:hAnsi="Times New Roman" w:cs="Times New Roman"/>
          <w:noProof/>
          <w:sz w:val="24"/>
          <w:szCs w:val="24"/>
        </w:rPr>
        <w:t>(Ganna, 2021)</w:t>
      </w:r>
      <w:r w:rsidR="0021625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(COVID-19 Host Genetics Initiative, 2020)</w:t>
      </w:r>
      <w:r w:rsidR="00F6526B">
        <w:rPr>
          <w:rFonts w:ascii="Times New Roman" w:eastAsia="Times New Roman" w:hAnsi="Times New Roman" w:cs="Times New Roman"/>
          <w:sz w:val="24"/>
          <w:szCs w:val="24"/>
        </w:rPr>
        <w:t xml:space="preserve"> and is outlined in Supp. Fig. 1</w:t>
      </w:r>
      <w:r>
        <w:rPr>
          <w:rFonts w:ascii="Times New Roman" w:eastAsia="Times New Roman" w:hAnsi="Times New Roman" w:cs="Times New Roman"/>
          <w:sz w:val="24"/>
          <w:szCs w:val="24"/>
        </w:rPr>
        <w:t xml:space="preserve">. Genotype preprocessing was primarily performed by the UKB with filters at the marker and sample level. </w:t>
      </w:r>
      <w:r w:rsidR="000D48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 </w:instrText>
      </w:r>
      <w:r w:rsidR="000D488E" w:rsidRPr="00075D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EN.CITE.DATA </w:instrText>
      </w:r>
      <w:r w:rsidR="000D488E" w:rsidRPr="00075D8E">
        <w:rPr>
          <w:rFonts w:ascii="Times New Roman" w:eastAsia="Times New Roman" w:hAnsi="Times New Roman" w:cs="Times New Roman"/>
          <w:sz w:val="24"/>
          <w:szCs w:val="24"/>
        </w:rPr>
      </w:r>
      <w:r w:rsidR="000D488E" w:rsidRPr="00075D8E">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(Bycroft et al., 2018)</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At the sample level, high heterozygosity and over 5% missingness was reported. </w:t>
      </w:r>
      <w:r w:rsidR="00192012">
        <w:rPr>
          <w:rFonts w:ascii="Times New Roman" w:eastAsia="Times New Roman" w:hAnsi="Times New Roman" w:cs="Times New Roman"/>
          <w:sz w:val="24"/>
          <w:szCs w:val="24"/>
        </w:rPr>
        <w:t xml:space="preserve">Genotypes were further </w:t>
      </w:r>
      <w:proofErr w:type="spellStart"/>
      <w:r w:rsidR="00192012">
        <w:rPr>
          <w:rFonts w:ascii="Times New Roman" w:eastAsia="Times New Roman" w:hAnsi="Times New Roman" w:cs="Times New Roman"/>
          <w:sz w:val="24"/>
          <w:szCs w:val="24"/>
        </w:rPr>
        <w:t>subset</w:t>
      </w:r>
      <w:r w:rsidR="00844FD9">
        <w:rPr>
          <w:rFonts w:ascii="Times New Roman" w:eastAsia="Times New Roman" w:hAnsi="Times New Roman" w:cs="Times New Roman"/>
          <w:sz w:val="24"/>
          <w:szCs w:val="24"/>
        </w:rPr>
        <w:t>ted</w:t>
      </w:r>
      <w:proofErr w:type="spellEnd"/>
      <w:r>
        <w:rPr>
          <w:rFonts w:ascii="Times New Roman" w:eastAsia="Times New Roman" w:hAnsi="Times New Roman" w:cs="Times New Roman"/>
          <w:sz w:val="24"/>
          <w:szCs w:val="24"/>
        </w:rPr>
        <w:t xml:space="preserve"> to common variants</w:t>
      </w:r>
      <w:r w:rsidR="001920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minor allele frequency &gt; 0.05</w:t>
      </w:r>
      <w:r w:rsidR="00192012">
        <w:rPr>
          <w:rFonts w:ascii="Times New Roman" w:eastAsia="Times New Roman" w:hAnsi="Times New Roman" w:cs="Times New Roman"/>
          <w:sz w:val="24"/>
          <w:szCs w:val="24"/>
        </w:rPr>
        <w:t>) for analysis</w:t>
      </w:r>
      <w:r>
        <w:rPr>
          <w:rFonts w:ascii="Times New Roman" w:eastAsia="Times New Roman" w:hAnsi="Times New Roman" w:cs="Times New Roman"/>
          <w:sz w:val="24"/>
          <w:szCs w:val="24"/>
        </w:rPr>
        <w:t xml:space="preserve">. </w:t>
      </w:r>
    </w:p>
    <w:p w14:paraId="0000000C"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Exposures of Interest</w:t>
      </w:r>
    </w:p>
    <w:p w14:paraId="0000000D" w14:textId="7D16119C"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Risk factors </w:t>
      </w:r>
      <w:r w:rsidR="000F6B6B">
        <w:rPr>
          <w:rFonts w:ascii="Times New Roman" w:eastAsia="Times New Roman" w:hAnsi="Times New Roman" w:cs="Times New Roman"/>
          <w:sz w:val="24"/>
          <w:szCs w:val="24"/>
        </w:rPr>
        <w:t xml:space="preserve">used as exposures </w:t>
      </w:r>
      <w:r w:rsidR="00F7208F">
        <w:rPr>
          <w:rFonts w:ascii="Times New Roman" w:eastAsia="Times New Roman" w:hAnsi="Times New Roman" w:cs="Times New Roman"/>
          <w:sz w:val="24"/>
          <w:szCs w:val="24"/>
        </w:rPr>
        <w:t>were measures of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genetically-determined</w:t>
      </w:r>
      <w:proofErr w:type="gramEnd"/>
      <w:r>
        <w:rPr>
          <w:rFonts w:ascii="Times New Roman" w:eastAsia="Times New Roman" w:hAnsi="Times New Roman" w:cs="Times New Roman"/>
          <w:sz w:val="24"/>
          <w:szCs w:val="24"/>
        </w:rPr>
        <w:t xml:space="preserve"> sex, cardiometabolic health, and social determinants of health (SDH). For cardiometabolic </w:t>
      </w:r>
      <w:r w:rsidR="000F6B6B">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w:t>
      </w:r>
      <w:r w:rsidR="00F83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BMI</w:t>
      </w:r>
      <w:r w:rsidR="00632987">
        <w:rPr>
          <w:rFonts w:ascii="Times New Roman" w:eastAsia="Times New Roman" w:hAnsi="Times New Roman" w:cs="Times New Roman"/>
          <w:sz w:val="24"/>
          <w:szCs w:val="24"/>
        </w:rPr>
        <w:t xml:space="preserve"> was used</w:t>
      </w:r>
      <w:r>
        <w:rPr>
          <w:rFonts w:ascii="Times New Roman" w:eastAsia="Times New Roman" w:hAnsi="Times New Roman" w:cs="Times New Roman"/>
          <w:sz w:val="24"/>
          <w:szCs w:val="24"/>
        </w:rPr>
        <w:t xml:space="preserve"> as a measure of obesity and </w:t>
      </w:r>
      <w:r w:rsidR="004638BC">
        <w:rPr>
          <w:rFonts w:ascii="Times New Roman" w:eastAsia="Times New Roman" w:hAnsi="Times New Roman" w:cs="Times New Roman"/>
          <w:sz w:val="24"/>
          <w:szCs w:val="24"/>
        </w:rPr>
        <w:t>T2D</w:t>
      </w:r>
      <w:r w:rsidR="00632987">
        <w:rPr>
          <w:rFonts w:ascii="Times New Roman" w:eastAsia="Times New Roman" w:hAnsi="Times New Roman" w:cs="Times New Roman"/>
          <w:sz w:val="24"/>
          <w:szCs w:val="24"/>
        </w:rPr>
        <w:t xml:space="preserve"> </w:t>
      </w:r>
      <w:r w:rsidR="00C30061">
        <w:rPr>
          <w:rFonts w:ascii="Times New Roman" w:eastAsia="Times New Roman" w:hAnsi="Times New Roman" w:cs="Times New Roman"/>
          <w:sz w:val="24"/>
          <w:szCs w:val="24"/>
        </w:rPr>
        <w:t xml:space="preserve">status was determined </w:t>
      </w:r>
      <w:r w:rsidR="009B1824">
        <w:rPr>
          <w:rFonts w:ascii="Times New Roman" w:eastAsia="Times New Roman" w:hAnsi="Times New Roman" w:cs="Times New Roman"/>
          <w:sz w:val="24"/>
          <w:szCs w:val="24"/>
        </w:rPr>
        <w:t>based on self-reported medical history and medication use</w:t>
      </w:r>
      <w:r w:rsidR="004638BC">
        <w:rPr>
          <w:rFonts w:ascii="Times New Roman" w:eastAsia="Times New Roman" w:hAnsi="Times New Roman" w:cs="Times New Roman"/>
          <w:sz w:val="24"/>
          <w:szCs w:val="24"/>
        </w:rPr>
        <w:t xml:space="preserve"> </w:t>
      </w:r>
      <w:r w:rsidR="009B1824">
        <w:rPr>
          <w:rFonts w:ascii="Times New Roman" w:eastAsia="Times New Roman" w:hAnsi="Times New Roman" w:cs="Times New Roman"/>
          <w:sz w:val="24"/>
          <w:szCs w:val="24"/>
        </w:rPr>
        <w:t>(</w:t>
      </w:r>
      <w:r w:rsidR="004638BC">
        <w:rPr>
          <w:rFonts w:ascii="Times New Roman" w:eastAsia="Times New Roman" w:hAnsi="Times New Roman" w:cs="Times New Roman"/>
          <w:sz w:val="24"/>
          <w:szCs w:val="24"/>
        </w:rPr>
        <w:t>“probable” or “possible”</w:t>
      </w:r>
      <w:r>
        <w:rPr>
          <w:rFonts w:ascii="Times New Roman" w:eastAsia="Times New Roman" w:hAnsi="Times New Roman" w:cs="Times New Roman"/>
          <w:sz w:val="24"/>
          <w:szCs w:val="24"/>
        </w:rPr>
        <w:t xml:space="preserve"> </w:t>
      </w:r>
      <w:r w:rsidR="00DD3918">
        <w:rPr>
          <w:rFonts w:ascii="Times New Roman" w:eastAsia="Times New Roman" w:hAnsi="Times New Roman" w:cs="Times New Roman"/>
          <w:sz w:val="24"/>
          <w:szCs w:val="24"/>
        </w:rPr>
        <w:t>algorithmic definitions</w:t>
      </w:r>
      <w:r>
        <w:rPr>
          <w:rFonts w:ascii="Times New Roman" w:eastAsia="Times New Roman" w:hAnsi="Times New Roman" w:cs="Times New Roman"/>
          <w:sz w:val="24"/>
          <w:szCs w:val="24"/>
        </w:rPr>
        <w:t xml:space="preserve"> </w:t>
      </w:r>
      <w:r w:rsidR="00E230B8">
        <w:rPr>
          <w:rFonts w:ascii="Times New Roman" w:eastAsia="Times New Roman" w:hAnsi="Times New Roman" w:cs="Times New Roman"/>
          <w:sz w:val="24"/>
          <w:szCs w:val="24"/>
        </w:rPr>
        <w:t xml:space="preserve">described </w:t>
      </w:r>
      <w:r w:rsidR="009B1824">
        <w:rPr>
          <w:rFonts w:ascii="Times New Roman" w:eastAsia="Times New Roman" w:hAnsi="Times New Roman" w:cs="Times New Roman"/>
          <w:sz w:val="24"/>
          <w:szCs w:val="24"/>
        </w:rPr>
        <w:t xml:space="preserve">by Eastwood </w:t>
      </w:r>
      <w:proofErr w:type="gramStart"/>
      <w:r w:rsidR="009B1824">
        <w:rPr>
          <w:rFonts w:ascii="Times New Roman" w:eastAsia="Times New Roman" w:hAnsi="Times New Roman" w:cs="Times New Roman"/>
          <w:sz w:val="24"/>
          <w:szCs w:val="24"/>
        </w:rPr>
        <w:t>an</w:t>
      </w:r>
      <w:proofErr w:type="gramEnd"/>
      <w:r w:rsidR="009B1824">
        <w:rPr>
          <w:rFonts w:ascii="Times New Roman" w:eastAsia="Times New Roman" w:hAnsi="Times New Roman" w:cs="Times New Roman"/>
          <w:sz w:val="24"/>
          <w:szCs w:val="24"/>
        </w:rPr>
        <w:t xml:space="preserve"> colleagues </w:t>
      </w:r>
      <w:r w:rsidR="000D488E">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 </w:instrText>
      </w:r>
      <w:r w:rsidR="000D488E" w:rsidRPr="00315193">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EN.CITE.DATA </w:instrText>
      </w:r>
      <w:r w:rsidR="000D488E" w:rsidRPr="00315193">
        <w:rPr>
          <w:rFonts w:ascii="Times New Roman" w:eastAsia="Times New Roman" w:hAnsi="Times New Roman" w:cs="Times New Roman"/>
          <w:sz w:val="24"/>
          <w:szCs w:val="24"/>
        </w:rPr>
      </w:r>
      <w:r w:rsidR="000D488E" w:rsidRPr="00315193">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(Eastwood et al., 2016)</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BMI and T2D </w:t>
      </w:r>
      <w:r w:rsidR="00AE5C13">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tested jointly, and then individually as a sensitivity analysis. </w:t>
      </w:r>
      <w:r w:rsidR="00F7208F">
        <w:rPr>
          <w:rFonts w:ascii="Times New Roman" w:eastAsia="Times New Roman" w:hAnsi="Times New Roman" w:cs="Times New Roman"/>
          <w:sz w:val="24"/>
          <w:szCs w:val="24"/>
        </w:rPr>
        <w:t>The m</w:t>
      </w:r>
      <w:r>
        <w:rPr>
          <w:rFonts w:ascii="Times New Roman" w:eastAsia="Times New Roman" w:hAnsi="Times New Roman" w:cs="Times New Roman"/>
          <w:sz w:val="24"/>
          <w:szCs w:val="24"/>
        </w:rPr>
        <w:t>ultiple deprivation ind</w:t>
      </w:r>
      <w:r w:rsidR="00F7208F">
        <w:rPr>
          <w:rFonts w:ascii="Times New Roman" w:eastAsia="Times New Roman" w:hAnsi="Times New Roman" w:cs="Times New Roman"/>
          <w:sz w:val="24"/>
          <w:szCs w:val="24"/>
        </w:rPr>
        <w:t>ex</w:t>
      </w:r>
      <w:r>
        <w:rPr>
          <w:rFonts w:ascii="Times New Roman" w:eastAsia="Times New Roman" w:hAnsi="Times New Roman" w:cs="Times New Roman"/>
          <w:sz w:val="24"/>
          <w:szCs w:val="24"/>
        </w:rPr>
        <w:t xml:space="preserve"> (MDI) </w:t>
      </w:r>
      <w:r w:rsidR="00F7208F">
        <w:rPr>
          <w:rFonts w:ascii="Times New Roman" w:eastAsia="Times New Roman" w:hAnsi="Times New Roman" w:cs="Times New Roman"/>
          <w:sz w:val="24"/>
          <w:szCs w:val="24"/>
        </w:rPr>
        <w:t>was</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 as a measure of social determinants of health (SDH). The MDI is composed of metrics including economic stability, physical</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 and education</w:t>
      </w:r>
      <w:r w:rsidR="00315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 can be found</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 https://biobank.ndph.ox.ac.uk/ukb/label.cgi?id=76. </w:t>
      </w:r>
      <w:r w:rsidR="00315193">
        <w:rPr>
          <w:rFonts w:ascii="Times New Roman" w:eastAsia="Times New Roman" w:hAnsi="Times New Roman" w:cs="Times New Roman"/>
          <w:sz w:val="24"/>
          <w:szCs w:val="24"/>
        </w:rPr>
        <w:t xml:space="preserve">For the MDI analyses only, only the subset of the population living in England was used </w:t>
      </w:r>
      <w:proofErr w:type="gramStart"/>
      <w:r w:rsidR="00315193">
        <w:rPr>
          <w:rFonts w:ascii="Times New Roman" w:eastAsia="Times New Roman" w:hAnsi="Times New Roman" w:cs="Times New Roman"/>
          <w:sz w:val="24"/>
          <w:szCs w:val="24"/>
        </w:rPr>
        <w:t>in order to</w:t>
      </w:r>
      <w:proofErr w:type="gramEnd"/>
      <w:r w:rsidR="00315193">
        <w:rPr>
          <w:rFonts w:ascii="Times New Roman" w:eastAsia="Times New Roman" w:hAnsi="Times New Roman" w:cs="Times New Roman"/>
          <w:sz w:val="24"/>
          <w:szCs w:val="24"/>
        </w:rPr>
        <w:t xml:space="preserve"> reduce heterogeneity.</w:t>
      </w:r>
    </w:p>
    <w:p w14:paraId="00000010"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00000011"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A genome-wide scan was performed based on a logistic regression model including gene-environment interaction terms</w:t>
      </w:r>
      <w:r>
        <w:rPr>
          <w:rFonts w:ascii="Times New Roman" w:eastAsia="Times New Roman" w:hAnsi="Times New Roman" w:cs="Times New Roman"/>
          <w:i/>
          <w:sz w:val="24"/>
          <w:szCs w:val="24"/>
        </w:rPr>
        <w:t>:</w:t>
      </w:r>
    </w:p>
    <w:p w14:paraId="00000012" w14:textId="77777777" w:rsidR="00B32E56" w:rsidRDefault="00E57D5A" w:rsidP="008C6462">
      <w:pPr>
        <w:spacing w:after="200"/>
        <w:rPr>
          <w:rFonts w:ascii="Times New Roman" w:eastAsia="Times New Roman" w:hAnsi="Times New Roman" w:cs="Times New Roman"/>
          <w:i/>
          <w:sz w:val="24"/>
          <w:szCs w:val="24"/>
        </w:rPr>
      </w:pPr>
      <m:oMathPara>
        <m:oMath>
          <m:r>
            <w:rPr>
              <w:rFonts w:ascii="Times New Roman" w:eastAsia="Times New Roman" w:hAnsi="Times New Roman" w:cs="Times New Roman"/>
              <w:sz w:val="24"/>
              <w:szCs w:val="24"/>
            </w:rPr>
            <m:t>logit(y) 〜 g + exposure + g*exposure + covariates</m:t>
          </m:r>
        </m:oMath>
      </m:oMathPara>
    </w:p>
    <w:p w14:paraId="00000013" w14:textId="3F996C5A"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 was the binary severe COVID-19 indicator (defined above). The three genome-wide scans used the following exposures: sex, cardiometabolic conditions (BMI and T2D), and </w:t>
      </w:r>
      <w:r w:rsidR="00717471">
        <w:rPr>
          <w:rFonts w:ascii="Times New Roman" w:eastAsia="Times New Roman" w:hAnsi="Times New Roman" w:cs="Times New Roman"/>
          <w:sz w:val="24"/>
          <w:szCs w:val="24"/>
        </w:rPr>
        <w:t>MDI</w:t>
      </w:r>
      <w:r>
        <w:rPr>
          <w:rFonts w:ascii="Times New Roman" w:eastAsia="Times New Roman" w:hAnsi="Times New Roman" w:cs="Times New Roman"/>
          <w:sz w:val="24"/>
          <w:szCs w:val="24"/>
        </w:rPr>
        <w:t>. For the cardiometabolic conditions, two environmental terms and two interaction terms were tested jointly. To test T2D exposure effect, GxT2D interaction obese and non-obese stratified analyses were run. Covariates included age, five genetic principal components, and sex. Genome-wide analysis was conducted using GEM v1.2</w:t>
      </w:r>
      <w:ins w:id="0" w:author="Marchek, Casey" w:date="2021-06-17T16:51:00Z">
        <w:r w:rsidR="00D50C3C">
          <w:rPr>
            <w:rFonts w:ascii="Times New Roman" w:eastAsia="Times New Roman" w:hAnsi="Times New Roman" w:cs="Times New Roman"/>
            <w:sz w:val="24"/>
            <w:szCs w:val="24"/>
          </w:rPr>
          <w:t xml:space="preserve"> </w:t>
        </w:r>
      </w:ins>
      <w:commentRangeStart w:id="1"/>
      <w:commentRangeStart w:id="2"/>
      <w:r w:rsidR="00D50C3C">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dGltZXN0YW1wPSIxNjIzOTYyODg3Ij4zMzwva2V5PjwvZm9yZWlnbi1rZXlzPjxyZWYtdHlwZSBu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</w:fldData>
        </w:fldChar>
      </w:r>
      <w:r w:rsidR="00D50C3C">
        <w:rPr>
          <w:rFonts w:ascii="Times New Roman" w:eastAsia="Times New Roman" w:hAnsi="Times New Roman" w:cs="Times New Roman"/>
          <w:sz w:val="24"/>
          <w:szCs w:val="24"/>
        </w:rPr>
        <w:instrText xml:space="preserve"> ADDIN EN.CITE </w:instrText>
      </w:r>
      <w:r w:rsidR="00D50C3C">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dGltZXN0YW1wPSIxNjIzOTYyODg3Ij4zMzwva2V5PjwvZm9yZWlnbi1rZXlzPjxyZWYtdHlwZSBu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</w:fldData>
        </w:fldChar>
      </w:r>
      <w:r w:rsidR="00D50C3C">
        <w:rPr>
          <w:rFonts w:ascii="Times New Roman" w:eastAsia="Times New Roman" w:hAnsi="Times New Roman" w:cs="Times New Roman"/>
          <w:sz w:val="24"/>
          <w:szCs w:val="24"/>
        </w:rPr>
        <w:instrText xml:space="preserve"> ADDIN EN.CITE.DATA </w:instrText>
      </w:r>
      <w:r w:rsidR="00D50C3C">
        <w:rPr>
          <w:rFonts w:ascii="Times New Roman" w:eastAsia="Times New Roman" w:hAnsi="Times New Roman" w:cs="Times New Roman"/>
          <w:sz w:val="24"/>
          <w:szCs w:val="24"/>
        </w:rPr>
      </w:r>
      <w:r w:rsidR="00D50C3C">
        <w:rPr>
          <w:rFonts w:ascii="Times New Roman" w:eastAsia="Times New Roman" w:hAnsi="Times New Roman" w:cs="Times New Roman"/>
          <w:sz w:val="24"/>
          <w:szCs w:val="24"/>
        </w:rPr>
        <w:fldChar w:fldCharType="end"/>
      </w:r>
      <w:r w:rsidR="00D50C3C">
        <w:rPr>
          <w:rFonts w:ascii="Times New Roman" w:eastAsia="Times New Roman" w:hAnsi="Times New Roman" w:cs="Times New Roman"/>
          <w:sz w:val="24"/>
          <w:szCs w:val="24"/>
        </w:rPr>
      </w:r>
      <w:r w:rsidR="00D50C3C">
        <w:rPr>
          <w:rFonts w:ascii="Times New Roman" w:eastAsia="Times New Roman" w:hAnsi="Times New Roman" w:cs="Times New Roman"/>
          <w:sz w:val="24"/>
          <w:szCs w:val="24"/>
        </w:rPr>
        <w:fldChar w:fldCharType="separate"/>
      </w:r>
      <w:r w:rsidR="00D50C3C">
        <w:rPr>
          <w:rFonts w:ascii="Times New Roman" w:eastAsia="Times New Roman" w:hAnsi="Times New Roman" w:cs="Times New Roman"/>
          <w:noProof/>
          <w:sz w:val="24"/>
          <w:szCs w:val="24"/>
        </w:rPr>
        <w:t>(Võsa et al., 2018)</w:t>
      </w:r>
      <w:r w:rsidR="00D50C3C">
        <w:rPr>
          <w:rFonts w:ascii="Times New Roman" w:eastAsia="Times New Roman" w:hAnsi="Times New Roman" w:cs="Times New Roman"/>
          <w:sz w:val="24"/>
          <w:szCs w:val="24"/>
        </w:rPr>
        <w:fldChar w:fldCharType="end"/>
      </w:r>
      <w:commentRangeEnd w:id="1"/>
      <w:r w:rsidR="00D50C3C">
        <w:rPr>
          <w:rStyle w:val="CommentReference"/>
        </w:rPr>
        <w:commentReference w:id="1"/>
      </w:r>
      <w:commentRangeEnd w:id="2"/>
      <w:r w:rsidR="00727558">
        <w:rPr>
          <w:rStyle w:val="CommentReference"/>
        </w:rPr>
        <w:commentReference w:id="2"/>
      </w:r>
      <w:r>
        <w:rPr>
          <w:rFonts w:ascii="Times New Roman" w:eastAsia="Times New Roman" w:hAnsi="Times New Roman" w:cs="Times New Roman"/>
          <w:sz w:val="24"/>
          <w:szCs w:val="24"/>
        </w:rPr>
        <w:t xml:space="preserve"> with robust standard errors. For each variant, two statistical tests were derived: an interaction test and a joint test of the interaction term(s) plus the genetic main effect. </w:t>
      </w:r>
    </w:p>
    <w:p w14:paraId="00000014" w14:textId="77777777" w:rsidR="00B32E56" w:rsidRDefault="00B32E56" w:rsidP="008C6462">
      <w:pPr>
        <w:rPr>
          <w:rFonts w:ascii="Times New Roman" w:eastAsia="Times New Roman" w:hAnsi="Times New Roman" w:cs="Times New Roman"/>
          <w:sz w:val="24"/>
          <w:szCs w:val="24"/>
        </w:rPr>
      </w:pPr>
    </w:p>
    <w:p w14:paraId="00000015" w14:textId="77777777"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 and joint analyses were conducted on the Terra cloud platform. Phenotype definitions and population summaries were created in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with an R 3.6 kernel. GWIS analyses were submitted as workflows using a Workflow Description Language (WDL) script implementing GEM. Post-GWIS summarization and visualizations were created in a separate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These notebooks can be viewed on GitHub (</w:t>
      </w:r>
      <w:hyperlink r:id="rId12">
        <w:r>
          <w:rPr>
            <w:rFonts w:ascii="Times New Roman" w:eastAsia="Times New Roman" w:hAnsi="Times New Roman" w:cs="Times New Roman"/>
            <w:color w:val="1155CC"/>
            <w:sz w:val="24"/>
            <w:szCs w:val="24"/>
            <w:u w:val="single"/>
          </w:rPr>
          <w:t>https://github.com/manning-lab/ukb-covid-gxe</w:t>
        </w:r>
      </w:hyperlink>
      <w:r>
        <w:rPr>
          <w:rFonts w:ascii="Times New Roman" w:eastAsia="Times New Roman" w:hAnsi="Times New Roman" w:cs="Times New Roman"/>
          <w:sz w:val="24"/>
          <w:szCs w:val="24"/>
        </w:rPr>
        <w:t>).</w:t>
      </w:r>
    </w:p>
    <w:p w14:paraId="00000016" w14:textId="77777777" w:rsidR="00B32E56" w:rsidRDefault="00B32E56" w:rsidP="008C6462">
      <w:pPr>
        <w:spacing w:after="200"/>
        <w:rPr>
          <w:rFonts w:ascii="Times New Roman" w:eastAsia="Times New Roman" w:hAnsi="Times New Roman" w:cs="Times New Roman"/>
          <w:sz w:val="24"/>
          <w:szCs w:val="24"/>
        </w:rPr>
      </w:pPr>
    </w:p>
    <w:p w14:paraId="00000017"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Variant Biology Investigation</w:t>
      </w:r>
    </w:p>
    <w:p w14:paraId="00000018" w14:textId="5F249EE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variants were further investigated for trait associations,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and linkage disequilibrium using </w:t>
      </w:r>
      <w:proofErr w:type="spellStart"/>
      <w:r>
        <w:rPr>
          <w:rFonts w:ascii="Times New Roman" w:eastAsia="Times New Roman" w:hAnsi="Times New Roman" w:cs="Times New Roman"/>
          <w:sz w:val="24"/>
          <w:szCs w:val="24"/>
        </w:rPr>
        <w:t>dbSNP</w:t>
      </w:r>
      <w:proofErr w:type="spellEnd"/>
      <w:r>
        <w:rPr>
          <w:rFonts w:ascii="Times New Roman" w:eastAsia="Times New Roman" w:hAnsi="Times New Roman" w:cs="Times New Roman"/>
          <w:sz w:val="24"/>
          <w:szCs w:val="24"/>
        </w:rPr>
        <w:t xml:space="preserve"> (NCBI), </w:t>
      </w:r>
      <w:proofErr w:type="spellStart"/>
      <w:r>
        <w:rPr>
          <w:rFonts w:ascii="Times New Roman" w:eastAsia="Times New Roman" w:hAnsi="Times New Roman" w:cs="Times New Roman"/>
          <w:sz w:val="24"/>
          <w:szCs w:val="24"/>
        </w:rPr>
        <w:t>PhenoScanner</w:t>
      </w:r>
      <w:proofErr w:type="spellEnd"/>
      <w:r w:rsidR="005B0385">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sidRPr="009F57F7">
        <w:rPr>
          <w:rFonts w:ascii="Times New Roman" w:eastAsia="Times New Roman" w:hAnsi="Times New Roman" w:cs="Times New Roman"/>
          <w:sz w:val="24"/>
          <w:szCs w:val="24"/>
        </w:rPr>
        <w:instrText xml:space="preserve"> ADDIN EN.CITE </w:instrText>
      </w:r>
      <w:r w:rsidR="003874B6" w:rsidRPr="009F57F7">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sidRPr="009F57F7">
        <w:rPr>
          <w:rFonts w:ascii="Times New Roman" w:eastAsia="Times New Roman" w:hAnsi="Times New Roman" w:cs="Times New Roman"/>
          <w:sz w:val="24"/>
          <w:szCs w:val="24"/>
        </w:rPr>
        <w:instrText xml:space="preserve"> ADDIN EN.CITE.DATA </w:instrText>
      </w:r>
      <w:r w:rsidR="003874B6" w:rsidRPr="009F57F7">
        <w:rPr>
          <w:rFonts w:ascii="Times New Roman" w:eastAsia="Times New Roman" w:hAnsi="Times New Roman" w:cs="Times New Roman"/>
          <w:sz w:val="24"/>
          <w:szCs w:val="24"/>
        </w:rPr>
      </w:r>
      <w:r w:rsidR="003874B6" w:rsidRPr="009F57F7">
        <w:rPr>
          <w:rFonts w:ascii="Times New Roman" w:eastAsia="Times New Roman" w:hAnsi="Times New Roman" w:cs="Times New Roman"/>
          <w:sz w:val="24"/>
          <w:szCs w:val="24"/>
        </w:rPr>
        <w:fldChar w:fldCharType="end"/>
      </w:r>
      <w:r w:rsidR="003874B6" w:rsidRPr="009F57F7">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(Kamat et al., 2019; Staley et al., 2016)</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 </w:instrTex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EN.CITE.DATA </w:instrText>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(Boyle et al., 2012)</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Type 2 Diabetes Knowledge portal (https://t2d.hugeamp.org/), and </w:t>
      </w:r>
      <w:proofErr w:type="spellStart"/>
      <w:r>
        <w:rPr>
          <w:rFonts w:ascii="Times New Roman" w:eastAsia="Times New Roman" w:hAnsi="Times New Roman" w:cs="Times New Roman"/>
          <w:sz w:val="24"/>
          <w:szCs w:val="24"/>
        </w:rPr>
        <w:t>LDlink</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3874B6">
        <w:rPr>
          <w:rFonts w:ascii="Times New Roman" w:eastAsia="Times New Roman" w:hAnsi="Times New Roman" w:cs="Times New Roman"/>
          <w:sz w:val="24"/>
          <w:szCs w:val="24"/>
        </w:rPr>
        <w:instrText xml:space="preserve"> ADDIN EN.CITE &lt;EndNote&gt;&lt;Cite&gt;&lt;Author&gt;Myers&lt;/Author&gt;&lt;Year&gt;2020&lt;/Year&gt;&lt;RecNum&gt;12&lt;/RecNum&gt;&lt;DisplayText&gt;(Myers et al., 2020)&lt;/DisplayText&gt;&lt;record&gt;&lt;rec-number&gt;12&lt;/rec-number&gt;&lt;foreign-keys&gt;&lt;key app="EN" db-id="9f2txswd89rz04ep0vqxx0s2wesrzaax9aa5" timestamp="1622577723" guid="3a157be8-3217-42c5-bff3-d41f4cf8107a"&gt;12&lt;/key&gt;&lt;/foreign-keys&gt;&lt;ref-type name="Journal Article"&gt;17&lt;/ref-type&gt;&lt;contributors&gt;&lt;authors&gt;&lt;author&gt;Myers,Timothy A.&lt;/author&gt;&lt;author&gt;Chanock,Stephen J.&lt;/author&gt;&lt;author&gt;Machiela,Mitchell J.&lt;/author&gt;&lt;/authors&gt;&lt;/contributors&gt;&lt;titles&gt;&lt;title&gt;LDlinkR: An R Package for Rapidly Calculating Linkage Disequilibrium Statistics in Diverse Populations&lt;/title&gt;&lt;secondary-title&gt;Frontiers in Genetics&lt;/secondary-title&gt;&lt;short-title&gt;LDlinkR: calculating LD in R&lt;/short-title&gt;&lt;/titles&gt;&lt;periodical&gt;&lt;full-title&gt;Frontiers in Genetics&lt;/full-title&gt;&lt;/periodical&gt;&lt;volume&gt;11&lt;/volume&gt;&lt;number&gt;157&lt;/number&gt;&lt;keywords&gt;&lt;keyword&gt;Linkage Disequilibrium,Population Genetics,bioinformatics,LDlink,r&lt;/keyword&gt;&lt;/keywords&gt;&lt;dates&gt;&lt;year&gt;2020&lt;/year&gt;&lt;pub-dates&gt;&lt;date&gt;2020-February-28&lt;/date&gt;&lt;/pub-dates&gt;&lt;/dates&gt;&lt;isbn&gt;1664-8021&lt;/isbn&gt;&lt;work-type&gt;Technology and Code&lt;/work-type&gt;&lt;urls&gt;&lt;related-urls&gt;&lt;url&gt;https://www.frontiersin.org/article/10.3389/fgene.2020.00157&lt;/url&gt;&lt;/related-urls&gt;&lt;/urls&gt;&lt;electronic-resource-num&gt;10.3389/fgene.2020.00157&lt;/electronic-resource-num&gt;&lt;language&gt;English&lt;/language&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(Myers et al., 2020)</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Colocalization between interactions and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was performed using the </w:t>
      </w:r>
      <w:proofErr w:type="spellStart"/>
      <w:r>
        <w:rPr>
          <w:rFonts w:ascii="Times New Roman" w:eastAsia="Times New Roman" w:hAnsi="Times New Roman" w:cs="Times New Roman"/>
          <w:i/>
          <w:sz w:val="24"/>
          <w:szCs w:val="24"/>
        </w:rPr>
        <w:t>coloc</w:t>
      </w:r>
      <w:proofErr w:type="spellEnd"/>
      <w:r>
        <w:rPr>
          <w:rFonts w:ascii="Times New Roman" w:eastAsia="Times New Roman" w:hAnsi="Times New Roman" w:cs="Times New Roman"/>
          <w:sz w:val="24"/>
          <w:szCs w:val="24"/>
        </w:rPr>
        <w:t xml:space="preserve"> package</w:t>
      </w:r>
      <w:r w:rsidR="003874B6">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3874B6">
        <w:rPr>
          <w:rFonts w:ascii="Times New Roman" w:eastAsia="Times New Roman" w:hAnsi="Times New Roman" w:cs="Times New Roman"/>
          <w:sz w:val="24"/>
          <w:szCs w:val="24"/>
        </w:rPr>
        <w:instrText xml:space="preserve"> ADDIN EN.CITE &lt;EndNote&gt;&lt;Cite&gt;&lt;Author&gt;Giambartolomei&lt;/Author&gt;&lt;Year&gt;2014&lt;/Year&gt;&lt;RecNum&gt;32&lt;/RecNum&gt;&lt;DisplayText&gt;(Giambartolomei et al., 2014)&lt;/DisplayText&gt;&lt;record&gt;&lt;rec-number&gt;32&lt;/rec-number&gt;&lt;foreign-keys&gt;&lt;key app="EN" db-id="9f2txswd89rz04ep0vqxx0s2wesrzaax9aa5" timestamp="1623962799"&gt;32&lt;/key&gt;&lt;/foreign-keys&gt;&lt;ref-type name="Journal Article"&gt;17&lt;/ref-type&gt;&lt;contributors&gt;&lt;authors&gt;&lt;author&gt;Giambartolomei, Claudia&lt;/author&gt;&lt;author&gt;Vukcevic, Damjan&lt;/author&gt;&lt;author&gt;Schadt, Eric E.&lt;/author&gt;&lt;author&gt;Franke, Lude&lt;/author&gt;&lt;author&gt;Hingorani, Aroon D.&lt;/author&gt;&lt;author&gt;Wallace, Chris&lt;/author&gt;&lt;author&gt;Plagnol, Vincent&lt;/author&gt;&lt;/authors&gt;&lt;/contributors&gt;&lt;titles&gt;&lt;title&gt;Bayesian Test for Colocalisation between Pairs of Genetic Association Studies Using Summary Statistics&lt;/title&gt;&lt;secondary-title&gt;PLOS Genetics&lt;/secondary-title&gt;&lt;/titles&gt;&lt;periodical&gt;&lt;full-title&gt;PLOS Genetics&lt;/full-title&gt;&lt;/periodical&gt;&lt;pages&gt;e1004383&lt;/pages&gt;&lt;volume&gt;10&lt;/volume&gt;&lt;number&gt;5&lt;/number&gt;&lt;dates&gt;&lt;year&gt;2014&lt;/year&gt;&lt;/dates&gt;&lt;publisher&gt;Public Library of Science&lt;/publisher&gt;&lt;urls&gt;&lt;related-urls&gt;&lt;url&gt;https://doi.org/10.1371/journal.pgen.1004383&lt;/url&gt;&lt;/related-urls&gt;&lt;/urls&gt;&lt;electronic-resource-num&gt;10.1371/journal.pgen.1004383&lt;/electronic-resource-num&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(Giambartolomei et al., 2014)</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along with blood-based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summary statistics from the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w:t>
      </w:r>
      <w:r w:rsidR="003874B6">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dGltZXN0YW1wPSIxNjIzOTYyODg3Ij4zMzwva2V5PjwvZm9yZWlnbi1rZXlzPjxyZWYtdHlwZSBu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</w:fldData>
        </w:fldChar>
      </w:r>
      <w:r w:rsidR="003874B6">
        <w:rPr>
          <w:rFonts w:ascii="Times New Roman" w:eastAsia="Times New Roman" w:hAnsi="Times New Roman" w:cs="Times New Roman"/>
          <w:sz w:val="24"/>
          <w:szCs w:val="24"/>
        </w:rPr>
        <w:instrText xml:space="preserve"> ADDIN EN.CITE </w:instrText>
      </w:r>
      <w:r w:rsidR="003874B6">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dGltZXN0YW1wPSIxNjIzOTYyODg3Ij4zMzwva2V5PjwvZm9yZWlnbi1rZXlzPjxyZWYtdHlwZSBu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</w:fldData>
        </w:fldChar>
      </w:r>
      <w:r w:rsidR="003874B6">
        <w:rPr>
          <w:rFonts w:ascii="Times New Roman" w:eastAsia="Times New Roman" w:hAnsi="Times New Roman" w:cs="Times New Roman"/>
          <w:sz w:val="24"/>
          <w:szCs w:val="24"/>
        </w:rPr>
        <w:instrText xml:space="preserve"> ADDIN EN.CITE.DATA </w:instrText>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(Võsa et al., 2018)</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0000019" w14:textId="77777777" w:rsidR="00B32E56" w:rsidRDefault="00E57D5A" w:rsidP="008C6462">
      <w:pPr>
        <w:spacing w:after="200"/>
        <w:rPr>
          <w:rFonts w:ascii="Times New Roman" w:eastAsia="Times New Roman" w:hAnsi="Times New Roman" w:cs="Times New Roman"/>
          <w:b/>
          <w:sz w:val="24"/>
          <w:szCs w:val="24"/>
        </w:rPr>
      </w:pPr>
      <w:r>
        <w:br w:type="page"/>
      </w:r>
    </w:p>
    <w:p w14:paraId="0000001A" w14:textId="77777777" w:rsidR="00B32E56" w:rsidRDefault="00E57D5A" w:rsidP="008C646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0000001B" w14:textId="12A515CA" w:rsidR="00B32E56" w:rsidRPr="00D075B8" w:rsidRDefault="00E57D5A" w:rsidP="008C6462">
      <w:pPr>
        <w:spacing w:after="200"/>
        <w:rPr>
          <w:rFonts w:ascii="Times New Roman" w:eastAsia="Times New Roman" w:hAnsi="Times New Roman" w:cs="Times New Roman"/>
          <w:sz w:val="24"/>
          <w:szCs w:val="24"/>
        </w:rPr>
      </w:pPr>
      <w:r w:rsidRPr="00D075B8">
        <w:rPr>
          <w:rFonts w:ascii="Times New Roman" w:eastAsia="Times New Roman" w:hAnsi="Times New Roman" w:cs="Times New Roman"/>
          <w:sz w:val="24"/>
          <w:szCs w:val="24"/>
        </w:rPr>
        <w:t xml:space="preserve">The UKB population is described in Table 1, with subjects categorized into those having experienced severe COVID-19 (hospitalization or death from COVID-19; see Methods) and the </w:t>
      </w:r>
      <w:r w:rsidR="005053BD" w:rsidRPr="00D075B8">
        <w:rPr>
          <w:rFonts w:ascii="Times New Roman" w:eastAsia="Times New Roman" w:hAnsi="Times New Roman" w:cs="Times New Roman"/>
          <w:sz w:val="24"/>
          <w:szCs w:val="24"/>
        </w:rPr>
        <w:t>remaining</w:t>
      </w:r>
      <w:r w:rsidRPr="00D075B8">
        <w:rPr>
          <w:rFonts w:ascii="Times New Roman" w:eastAsia="Times New Roman" w:hAnsi="Times New Roman" w:cs="Times New Roman"/>
          <w:sz w:val="24"/>
          <w:szCs w:val="24"/>
        </w:rPr>
        <w:t xml:space="preserve"> population (regardless of infection status). </w:t>
      </w:r>
      <w:r w:rsidR="00885130" w:rsidRPr="00D075B8">
        <w:rPr>
          <w:rFonts w:ascii="Times New Roman" w:eastAsia="Times New Roman" w:hAnsi="Times New Roman" w:cs="Times New Roman"/>
          <w:sz w:val="24"/>
          <w:szCs w:val="24"/>
        </w:rPr>
        <w:t>While t</w:t>
      </w:r>
      <w:r w:rsidRPr="00D075B8">
        <w:rPr>
          <w:rFonts w:ascii="Times New Roman" w:eastAsia="Times New Roman" w:hAnsi="Times New Roman" w:cs="Times New Roman"/>
          <w:sz w:val="24"/>
          <w:szCs w:val="24"/>
        </w:rPr>
        <w:t>he overall population had a greater proportion of females, cases were more likely to be male (</w:t>
      </w:r>
      <w:r w:rsidR="00CB3FF9" w:rsidRPr="00D075B8">
        <w:rPr>
          <w:rFonts w:ascii="Times New Roman" w:eastAsia="Times New Roman" w:hAnsi="Times New Roman" w:cs="Times New Roman"/>
          <w:sz w:val="24"/>
          <w:szCs w:val="24"/>
        </w:rPr>
        <w:t xml:space="preserve">54% vs. 46% in controls, </w:t>
      </w:r>
      <w:r w:rsidRPr="00D075B8">
        <w:rPr>
          <w:rFonts w:ascii="Times New Roman" w:eastAsia="Times New Roman" w:hAnsi="Times New Roman" w:cs="Times New Roman"/>
          <w:sz w:val="24"/>
          <w:szCs w:val="24"/>
        </w:rPr>
        <w:t>p</w:t>
      </w:r>
      <w:r w:rsidR="008E075C" w:rsidRPr="00D075B8">
        <w:rPr>
          <w:rFonts w:ascii="Times New Roman" w:eastAsia="Times New Roman" w:hAnsi="Times New Roman" w:cs="Times New Roman"/>
          <w:sz w:val="24"/>
          <w:szCs w:val="24"/>
        </w:rPr>
        <w:t xml:space="preserve"> </w:t>
      </w:r>
      <w:r w:rsidRPr="00D075B8">
        <w:rPr>
          <w:rFonts w:ascii="Times New Roman" w:eastAsia="Times New Roman" w:hAnsi="Times New Roman" w:cs="Times New Roman"/>
          <w:sz w:val="24"/>
          <w:szCs w:val="24"/>
        </w:rPr>
        <w:t>=</w:t>
      </w:r>
      <w:r w:rsidR="008E075C" w:rsidRPr="00D075B8">
        <w:rPr>
          <w:rFonts w:ascii="Times New Roman" w:eastAsia="Times New Roman" w:hAnsi="Times New Roman" w:cs="Times New Roman"/>
          <w:sz w:val="24"/>
          <w:szCs w:val="24"/>
        </w:rPr>
        <w:t xml:space="preserve"> </w:t>
      </w:r>
      <w:r w:rsidR="00804573" w:rsidRPr="00D075B8">
        <w:rPr>
          <w:rFonts w:ascii="Times New Roman" w:eastAsia="Times New Roman" w:hAnsi="Times New Roman" w:cs="Times New Roman"/>
          <w:sz w:val="24"/>
          <w:szCs w:val="24"/>
        </w:rPr>
        <w:t>2.3</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-11</w:t>
      </w:r>
      <w:r w:rsidR="00804573" w:rsidRPr="00D075B8">
        <w:rPr>
          <w:rFonts w:ascii="Times New Roman" w:eastAsia="Times New Roman" w:hAnsi="Times New Roman" w:cs="Times New Roman"/>
          <w:sz w:val="24"/>
          <w:szCs w:val="24"/>
        </w:rPr>
        <w:t xml:space="preserve">). </w:t>
      </w:r>
      <w:r w:rsidRPr="00D075B8">
        <w:rPr>
          <w:rFonts w:ascii="Times New Roman" w:eastAsia="Times New Roman" w:hAnsi="Times New Roman" w:cs="Times New Roman"/>
          <w:sz w:val="24"/>
          <w:szCs w:val="24"/>
        </w:rPr>
        <w:t>Cases also had a greater prevalence of T2D (</w:t>
      </w:r>
      <w:r w:rsidR="00804573" w:rsidRPr="00D075B8">
        <w:rPr>
          <w:rFonts w:ascii="Times New Roman" w:eastAsia="Times New Roman" w:hAnsi="Times New Roman" w:cs="Times New Roman"/>
          <w:sz w:val="24"/>
          <w:szCs w:val="24"/>
        </w:rPr>
        <w:t xml:space="preserve">p = </w:t>
      </w:r>
      <w:r w:rsidR="00804573" w:rsidRPr="00D075B8">
        <w:rPr>
          <w:rFonts w:ascii="Times New Roman" w:eastAsia="Times New Roman" w:hAnsi="Times New Roman" w:cs="Times New Roman"/>
          <w:sz w:val="24"/>
          <w:szCs w:val="24"/>
        </w:rPr>
        <w:t>8.2</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-48</w:t>
      </w:r>
      <w:r w:rsidRPr="00D075B8">
        <w:rPr>
          <w:rFonts w:ascii="Times New Roman" w:eastAsia="Times New Roman" w:hAnsi="Times New Roman" w:cs="Times New Roman"/>
          <w:sz w:val="24"/>
          <w:szCs w:val="24"/>
        </w:rPr>
        <w:t>)</w:t>
      </w:r>
      <w:r w:rsidR="00804573" w:rsidRPr="00D075B8">
        <w:rPr>
          <w:rFonts w:ascii="Times New Roman" w:eastAsia="Times New Roman" w:hAnsi="Times New Roman" w:cs="Times New Roman"/>
          <w:sz w:val="24"/>
          <w:szCs w:val="24"/>
        </w:rPr>
        <w:t>,</w:t>
      </w:r>
      <w:r w:rsidRPr="00D075B8">
        <w:rPr>
          <w:rFonts w:ascii="Times New Roman" w:eastAsia="Times New Roman" w:hAnsi="Times New Roman" w:cs="Times New Roman"/>
          <w:sz w:val="24"/>
          <w:szCs w:val="24"/>
        </w:rPr>
        <w:t xml:space="preserve"> higher BMI (</w:t>
      </w:r>
      <w:r w:rsidR="00804573" w:rsidRPr="00D075B8">
        <w:rPr>
          <w:rFonts w:ascii="Times New Roman" w:eastAsia="Times New Roman" w:hAnsi="Times New Roman" w:cs="Times New Roman"/>
          <w:sz w:val="24"/>
          <w:szCs w:val="24"/>
        </w:rPr>
        <w:t xml:space="preserve">p = </w:t>
      </w:r>
      <w:r w:rsidR="00804573" w:rsidRPr="00D075B8">
        <w:rPr>
          <w:rFonts w:ascii="Times New Roman" w:eastAsia="Times New Roman" w:hAnsi="Times New Roman" w:cs="Times New Roman"/>
          <w:sz w:val="24"/>
          <w:szCs w:val="24"/>
        </w:rPr>
        <w:t>6.7</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-62</w:t>
      </w:r>
      <w:r w:rsidRPr="00D075B8">
        <w:rPr>
          <w:rFonts w:ascii="Times New Roman" w:eastAsia="Times New Roman" w:hAnsi="Times New Roman" w:cs="Times New Roman"/>
          <w:sz w:val="24"/>
          <w:szCs w:val="24"/>
        </w:rPr>
        <w:t xml:space="preserve">) and </w:t>
      </w:r>
      <w:r w:rsidR="00804573" w:rsidRPr="00D075B8">
        <w:rPr>
          <w:rFonts w:ascii="Times New Roman" w:eastAsia="Times New Roman" w:hAnsi="Times New Roman" w:cs="Times New Roman"/>
          <w:sz w:val="24"/>
          <w:szCs w:val="24"/>
        </w:rPr>
        <w:t xml:space="preserve">higher </w:t>
      </w:r>
      <w:r w:rsidRPr="00D075B8">
        <w:rPr>
          <w:rFonts w:ascii="Times New Roman" w:eastAsia="Times New Roman" w:hAnsi="Times New Roman" w:cs="Times New Roman"/>
          <w:sz w:val="24"/>
          <w:szCs w:val="24"/>
        </w:rPr>
        <w:t>MDI (</w:t>
      </w:r>
      <w:r w:rsidR="00804573" w:rsidRPr="00D075B8">
        <w:rPr>
          <w:rFonts w:ascii="Times New Roman" w:eastAsia="Times New Roman" w:hAnsi="Times New Roman" w:cs="Times New Roman"/>
          <w:sz w:val="24"/>
          <w:szCs w:val="24"/>
        </w:rPr>
        <w:t xml:space="preserve">p = </w:t>
      </w:r>
      <w:r w:rsidR="00804573" w:rsidRPr="00D075B8">
        <w:rPr>
          <w:rFonts w:ascii="Times New Roman" w:eastAsia="Times New Roman" w:hAnsi="Times New Roman" w:cs="Times New Roman"/>
          <w:sz w:val="24"/>
          <w:szCs w:val="24"/>
        </w:rPr>
        <w:t>9.7</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-45</w:t>
      </w:r>
      <w:r w:rsidR="00804573" w:rsidRPr="00D075B8">
        <w:rPr>
          <w:rFonts w:ascii="Times New Roman" w:eastAsia="Times New Roman" w:hAnsi="Times New Roman" w:cs="Times New Roman"/>
          <w:sz w:val="24"/>
          <w:szCs w:val="24"/>
        </w:rPr>
        <w:t>)</w:t>
      </w:r>
      <w:r w:rsidRPr="00D075B8">
        <w:rPr>
          <w:rFonts w:ascii="Times New Roman" w:eastAsia="Times New Roman" w:hAnsi="Times New Roman" w:cs="Times New Roman"/>
          <w:sz w:val="24"/>
          <w:szCs w:val="24"/>
        </w:rPr>
        <w:t xml:space="preserve">.   </w:t>
      </w:r>
    </w:p>
    <w:p w14:paraId="0000001C" w14:textId="20DA12DA"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GWIS for each of the following exposures: sex, cardiometabolic traits (BMI and T2D, tested jointly), and MDI. Top index variants after pruning are displayed in Suppl. Tables S2-4. Across all scans, five variants (rs2268616, rs182113773, rs148793499, rs11115199, and chr2:218260234) passed a genome-wide significance</w:t>
      </w:r>
      <w:r w:rsidR="007B5344">
        <w:rPr>
          <w:rFonts w:ascii="Times New Roman" w:eastAsia="Times New Roman" w:hAnsi="Times New Roman" w:cs="Times New Roman"/>
          <w:sz w:val="24"/>
          <w:szCs w:val="24"/>
        </w:rPr>
        <w:t xml:space="preserve"> (GWS)</w:t>
      </w:r>
      <w:r>
        <w:rPr>
          <w:rFonts w:ascii="Times New Roman" w:eastAsia="Times New Roman" w:hAnsi="Times New Roman" w:cs="Times New Roman"/>
          <w:sz w:val="24"/>
          <w:szCs w:val="24"/>
        </w:rPr>
        <w:t xml:space="preserve"> threshold (p &lt; 5e-08) in the joint test</w:t>
      </w:r>
      <w:r w:rsidR="00DF46D8">
        <w:rPr>
          <w:rFonts w:ascii="Times New Roman" w:eastAsia="Times New Roman" w:hAnsi="Times New Roman" w:cs="Times New Roman"/>
          <w:sz w:val="24"/>
          <w:szCs w:val="24"/>
        </w:rPr>
        <w:t xml:space="preserve">. </w:t>
      </w:r>
      <w:r w:rsidR="005053BD">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of these</w:t>
      </w:r>
      <w:r w:rsidR="00DF46D8">
        <w:rPr>
          <w:rFonts w:ascii="Times New Roman" w:eastAsia="Times New Roman" w:hAnsi="Times New Roman" w:cs="Times New Roman"/>
          <w:sz w:val="24"/>
          <w:szCs w:val="24"/>
        </w:rPr>
        <w:t xml:space="preserve"> five</w:t>
      </w:r>
      <w:r>
        <w:rPr>
          <w:rFonts w:ascii="Times New Roman" w:eastAsia="Times New Roman" w:hAnsi="Times New Roman" w:cs="Times New Roman"/>
          <w:sz w:val="24"/>
          <w:szCs w:val="24"/>
        </w:rPr>
        <w:t xml:space="preserve"> (rs11115199) was </w:t>
      </w:r>
      <w:r w:rsidR="00DF46D8">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 xml:space="preserve">found to be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in the cardiometabolic (CM) interaction test </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Figure 2</w:t>
      </w:r>
      <w:r w:rsidR="00DF46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Table 2</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 Two of these variants (rs148793499, rs11115199) passed a study-wide significance threshold (p &lt; 5e-08 / 3 exposures = 1.6e-8).</w:t>
      </w:r>
      <w:r w:rsidR="00F9783D">
        <w:rPr>
          <w:rFonts w:ascii="Times New Roman" w:eastAsia="Times New Roman" w:hAnsi="Times New Roman" w:cs="Times New Roman"/>
          <w:sz w:val="24"/>
          <w:szCs w:val="24"/>
        </w:rPr>
        <w:t xml:space="preserve"> No variants passed the GWS threshold in the MDI analysis.</w:t>
      </w:r>
      <w:r>
        <w:rPr>
          <w:rFonts w:ascii="Times New Roman" w:eastAsia="Times New Roman" w:hAnsi="Times New Roman" w:cs="Times New Roman"/>
          <w:sz w:val="24"/>
          <w:szCs w:val="24"/>
        </w:rPr>
        <w:t xml:space="preserve"> Of the</w:t>
      </w:r>
      <w:r w:rsidR="00DF46D8">
        <w:rPr>
          <w:rFonts w:ascii="Times New Roman" w:eastAsia="Times New Roman" w:hAnsi="Times New Roman" w:cs="Times New Roman"/>
          <w:sz w:val="24"/>
          <w:szCs w:val="24"/>
        </w:rPr>
        <w:t xml:space="preserve"> five variants</w:t>
      </w:r>
      <w:r>
        <w:rPr>
          <w:rFonts w:ascii="Times New Roman" w:eastAsia="Times New Roman" w:hAnsi="Times New Roman" w:cs="Times New Roman"/>
          <w:sz w:val="24"/>
          <w:szCs w:val="24"/>
        </w:rPr>
        <w:t xml:space="preserve">, a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marginal effect was identified for only rs2268616 (p=1.08e-08) and rs182113773 (p=1.39e-08). </w:t>
      </w:r>
      <w:r w:rsidR="00397227">
        <w:rPr>
          <w:rFonts w:ascii="Times New Roman" w:eastAsia="Times New Roman" w:hAnsi="Times New Roman" w:cs="Times New Roman"/>
          <w:sz w:val="24"/>
          <w:szCs w:val="24"/>
        </w:rPr>
        <w:t xml:space="preserve">This </w:t>
      </w:r>
      <w:r w:rsidR="00CE4442">
        <w:rPr>
          <w:rFonts w:ascii="Times New Roman" w:eastAsia="Times New Roman" w:hAnsi="Times New Roman" w:cs="Times New Roman"/>
          <w:sz w:val="24"/>
          <w:szCs w:val="24"/>
        </w:rPr>
        <w:t xml:space="preserve">result </w:t>
      </w:r>
      <w:r w:rsidR="00EE7909">
        <w:rPr>
          <w:rFonts w:ascii="Times New Roman" w:eastAsia="Times New Roman" w:hAnsi="Times New Roman" w:cs="Times New Roman"/>
          <w:sz w:val="24"/>
          <w:szCs w:val="24"/>
        </w:rPr>
        <w:t>shows</w:t>
      </w:r>
      <w:r w:rsidR="00397227">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joint test discovered variants that would not have been found via a standard GWAS in this population.</w:t>
      </w:r>
    </w:p>
    <w:p w14:paraId="0000001D" w14:textId="594D162B" w:rsidR="00B32E56" w:rsidRDefault="00BE580C"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five GWS variants</w:t>
      </w:r>
      <w:r w:rsidR="00E57D5A">
        <w:rPr>
          <w:rFonts w:ascii="Times New Roman" w:eastAsia="Times New Roman" w:hAnsi="Times New Roman" w:cs="Times New Roman"/>
          <w:sz w:val="24"/>
          <w:szCs w:val="24"/>
        </w:rPr>
        <w:t xml:space="preserve"> were compared to genetic main effects from the HGI meta-analysis (with UKB </w:t>
      </w:r>
      <w:r w:rsidR="00397227">
        <w:rPr>
          <w:rFonts w:ascii="Times New Roman" w:eastAsia="Times New Roman" w:hAnsi="Times New Roman" w:cs="Times New Roman"/>
          <w:sz w:val="24"/>
          <w:szCs w:val="24"/>
        </w:rPr>
        <w:t>omitted</w:t>
      </w:r>
      <w:r w:rsidR="00E57D5A">
        <w:rPr>
          <w:rFonts w:ascii="Times New Roman" w:eastAsia="Times New Roman" w:hAnsi="Times New Roman" w:cs="Times New Roman"/>
          <w:sz w:val="24"/>
          <w:szCs w:val="24"/>
        </w:rPr>
        <w:t>) testing</w:t>
      </w:r>
      <w:r w:rsidR="004002A3">
        <w:rPr>
          <w:rFonts w:ascii="Times New Roman" w:eastAsia="Times New Roman" w:hAnsi="Times New Roman" w:cs="Times New Roman"/>
          <w:sz w:val="24"/>
          <w:szCs w:val="24"/>
        </w:rPr>
        <w:t xml:space="preserve"> the equivalent</w:t>
      </w:r>
      <w:r w:rsidR="00E57D5A">
        <w:rPr>
          <w:rFonts w:ascii="Times New Roman" w:eastAsia="Times New Roman" w:hAnsi="Times New Roman" w:cs="Times New Roman"/>
          <w:sz w:val="24"/>
          <w:szCs w:val="24"/>
        </w:rPr>
        <w:t xml:space="preserve"> “B2”</w:t>
      </w:r>
      <w:r w:rsidR="004002A3">
        <w:rPr>
          <w:rFonts w:ascii="Times New Roman" w:eastAsia="Times New Roman" w:hAnsi="Times New Roman" w:cs="Times New Roman"/>
          <w:sz w:val="24"/>
          <w:szCs w:val="24"/>
        </w:rPr>
        <w:t xml:space="preserve"> phenotype (hospitalized COVID-19 vs. population)</w:t>
      </w:r>
      <w:r w:rsidR="00E57D5A">
        <w:rPr>
          <w:rFonts w:ascii="Times New Roman" w:eastAsia="Times New Roman" w:hAnsi="Times New Roman" w:cs="Times New Roman"/>
          <w:sz w:val="24"/>
          <w:szCs w:val="24"/>
        </w:rPr>
        <w:t>. A significant genetic main effect would constitute a partial replication of the joint test (genetic plus interaction effect) hypothesis.</w:t>
      </w:r>
      <w:r w:rsidR="004002A3">
        <w:rPr>
          <w:rFonts w:ascii="Times New Roman" w:eastAsia="Times New Roman" w:hAnsi="Times New Roman" w:cs="Times New Roman"/>
          <w:sz w:val="24"/>
          <w:szCs w:val="24"/>
        </w:rPr>
        <w:t xml:space="preserve"> Neither of</w:t>
      </w:r>
      <w:r w:rsidR="007B5344">
        <w:rPr>
          <w:rFonts w:ascii="Times New Roman" w:eastAsia="Times New Roman" w:hAnsi="Times New Roman" w:cs="Times New Roman"/>
          <w:sz w:val="24"/>
          <w:szCs w:val="24"/>
        </w:rPr>
        <w:t xml:space="preserve"> the two variants </w:t>
      </w:r>
      <w:r w:rsidR="00AD54DB">
        <w:rPr>
          <w:rFonts w:ascii="Times New Roman" w:eastAsia="Times New Roman" w:hAnsi="Times New Roman" w:cs="Times New Roman"/>
          <w:sz w:val="24"/>
          <w:szCs w:val="24"/>
        </w:rPr>
        <w:t xml:space="preserve">directly tested in </w:t>
      </w:r>
      <w:proofErr w:type="gramStart"/>
      <w:r w:rsidR="00AD54DB">
        <w:rPr>
          <w:rFonts w:ascii="Times New Roman" w:eastAsia="Times New Roman" w:hAnsi="Times New Roman" w:cs="Times New Roman"/>
          <w:sz w:val="24"/>
          <w:szCs w:val="24"/>
        </w:rPr>
        <w:t>the  H</w:t>
      </w:r>
      <w:r w:rsidR="004002A3">
        <w:rPr>
          <w:rFonts w:ascii="Times New Roman" w:eastAsia="Times New Roman" w:hAnsi="Times New Roman" w:cs="Times New Roman"/>
          <w:sz w:val="24"/>
          <w:szCs w:val="24"/>
        </w:rPr>
        <w:t>GI</w:t>
      </w:r>
      <w:proofErr w:type="gramEnd"/>
      <w:r w:rsidR="004002A3">
        <w:rPr>
          <w:rFonts w:ascii="Times New Roman" w:eastAsia="Times New Roman" w:hAnsi="Times New Roman" w:cs="Times New Roman"/>
          <w:sz w:val="24"/>
          <w:szCs w:val="24"/>
        </w:rPr>
        <w:t xml:space="preserve"> </w:t>
      </w:r>
      <w:r w:rsidR="00AD54DB">
        <w:rPr>
          <w:rFonts w:ascii="Times New Roman" w:eastAsia="Times New Roman" w:hAnsi="Times New Roman" w:cs="Times New Roman"/>
          <w:sz w:val="24"/>
          <w:szCs w:val="24"/>
        </w:rPr>
        <w:t>meta-analysis</w:t>
      </w:r>
      <w:r w:rsidR="004002A3">
        <w:rPr>
          <w:rFonts w:ascii="Times New Roman" w:eastAsia="Times New Roman" w:hAnsi="Times New Roman" w:cs="Times New Roman"/>
          <w:sz w:val="24"/>
          <w:szCs w:val="24"/>
        </w:rPr>
        <w:t xml:space="preserve"> showed nominal replication (both p</w:t>
      </w:r>
      <w:r w:rsidR="00F610AC">
        <w:rPr>
          <w:rFonts w:ascii="Times New Roman" w:eastAsia="Times New Roman" w:hAnsi="Times New Roman" w:cs="Times New Roman"/>
          <w:sz w:val="24"/>
          <w:szCs w:val="24"/>
        </w:rPr>
        <w:t xml:space="preserve"> </w:t>
      </w:r>
      <w:r w:rsidR="004002A3">
        <w:rPr>
          <w:rFonts w:ascii="Times New Roman" w:eastAsia="Times New Roman" w:hAnsi="Times New Roman" w:cs="Times New Roman"/>
          <w:sz w:val="24"/>
          <w:szCs w:val="24"/>
        </w:rPr>
        <w:t>&gt;</w:t>
      </w:r>
      <w:r w:rsidR="00F610AC">
        <w:rPr>
          <w:rFonts w:ascii="Times New Roman" w:eastAsia="Times New Roman" w:hAnsi="Times New Roman" w:cs="Times New Roman"/>
          <w:sz w:val="24"/>
          <w:szCs w:val="24"/>
        </w:rPr>
        <w:t xml:space="preserve"> </w:t>
      </w:r>
      <w:r w:rsidR="004002A3">
        <w:rPr>
          <w:rFonts w:ascii="Times New Roman" w:eastAsia="Times New Roman" w:hAnsi="Times New Roman" w:cs="Times New Roman"/>
          <w:sz w:val="24"/>
          <w:szCs w:val="24"/>
        </w:rPr>
        <w:t xml:space="preserve">0.05). </w:t>
      </w:r>
      <w:r w:rsidR="007B5344">
        <w:rPr>
          <w:rFonts w:ascii="Times New Roman" w:eastAsia="Times New Roman" w:hAnsi="Times New Roman" w:cs="Times New Roman"/>
          <w:sz w:val="24"/>
          <w:szCs w:val="24"/>
        </w:rPr>
        <w:t>For</w:t>
      </w:r>
      <w:r w:rsidR="004002A3">
        <w:rPr>
          <w:rFonts w:ascii="Times New Roman" w:eastAsia="Times New Roman" w:hAnsi="Times New Roman" w:cs="Times New Roman"/>
          <w:sz w:val="24"/>
          <w:szCs w:val="24"/>
        </w:rPr>
        <w:t xml:space="preserve"> the remaining three, neither the variants nor </w:t>
      </w:r>
      <w:r w:rsidR="00007E45">
        <w:rPr>
          <w:rFonts w:ascii="Times New Roman" w:eastAsia="Times New Roman" w:hAnsi="Times New Roman" w:cs="Times New Roman"/>
          <w:sz w:val="24"/>
          <w:szCs w:val="24"/>
        </w:rPr>
        <w:t>close</w:t>
      </w:r>
      <w:r w:rsidR="004002A3">
        <w:rPr>
          <w:rFonts w:ascii="Times New Roman" w:eastAsia="Times New Roman" w:hAnsi="Times New Roman" w:cs="Times New Roman"/>
          <w:sz w:val="24"/>
          <w:szCs w:val="24"/>
        </w:rPr>
        <w:t xml:space="preserve"> genetic proxies (</w:t>
      </w:r>
      <w:r w:rsidR="004002A3" w:rsidRPr="004002A3">
        <w:rPr>
          <w:rFonts w:ascii="Times New Roman" w:eastAsia="Times New Roman" w:hAnsi="Times New Roman" w:cs="Times New Roman"/>
          <w:sz w:val="24"/>
          <w:szCs w:val="24"/>
        </w:rPr>
        <w:t>r</w:t>
      </w:r>
      <w:r w:rsidR="004002A3" w:rsidRPr="004002A3">
        <w:rPr>
          <w:rFonts w:ascii="Times New Roman" w:eastAsia="Times New Roman" w:hAnsi="Times New Roman" w:cs="Times New Roman"/>
          <w:sz w:val="24"/>
          <w:szCs w:val="24"/>
          <w:vertAlign w:val="superscript"/>
        </w:rPr>
        <w:t>2</w:t>
      </w:r>
      <w:r w:rsidR="004002A3">
        <w:rPr>
          <w:rFonts w:ascii="Times New Roman" w:eastAsia="Times New Roman" w:hAnsi="Times New Roman" w:cs="Times New Roman"/>
          <w:sz w:val="24"/>
          <w:szCs w:val="24"/>
        </w:rPr>
        <w:t xml:space="preserve"> &gt; 0.5 using European-based linkage disequilibrium patterns) were available in the HGI dataset.</w:t>
      </w:r>
    </w:p>
    <w:p w14:paraId="0000001E" w14:textId="3DC3B1DA"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explored these top variants and interactions to understand their potential biological function. One </w:t>
      </w:r>
      <w:r w:rsidR="00397227">
        <w:rPr>
          <w:rFonts w:ascii="Times New Roman" w:eastAsia="Times New Roman" w:hAnsi="Times New Roman" w:cs="Times New Roman"/>
          <w:sz w:val="24"/>
          <w:szCs w:val="24"/>
        </w:rPr>
        <w:t>variant</w:t>
      </w:r>
      <w:r>
        <w:rPr>
          <w:rFonts w:ascii="Times New Roman" w:eastAsia="Times New Roman" w:hAnsi="Times New Roman" w:cs="Times New Roman"/>
          <w:sz w:val="24"/>
          <w:szCs w:val="24"/>
        </w:rPr>
        <w:t xml:space="preserve"> of interest, rs2268616 (MAF=0.018), was genome-wide significant in the joint sex analyses (p=2.67e-08) and joint cardiometabolic diseases (p=3.87e-08). This variant sits in an intron of the placental growth factor (PGF) gene and is associated with testosterone in GWAS analyses. It is also a putative enhancer in lung and other </w:t>
      </w:r>
      <w:proofErr w:type="gramStart"/>
      <w:r>
        <w:rPr>
          <w:rFonts w:ascii="Times New Roman" w:eastAsia="Times New Roman" w:hAnsi="Times New Roman" w:cs="Times New Roman"/>
          <w:sz w:val="24"/>
          <w:szCs w:val="24"/>
        </w:rPr>
        <w:t>tissues, and</w:t>
      </w:r>
      <w:proofErr w:type="gramEnd"/>
      <w:r>
        <w:rPr>
          <w:rFonts w:ascii="Times New Roman" w:eastAsia="Times New Roman" w:hAnsi="Times New Roman" w:cs="Times New Roman"/>
          <w:sz w:val="24"/>
          <w:szCs w:val="24"/>
        </w:rPr>
        <w:t xml:space="preserve"> is </w:t>
      </w:r>
      <w:r w:rsidR="002B0565">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EIF2B2</w:t>
      </w:r>
      <w:r w:rsidR="002B0565">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w:t>
      </w:r>
      <w:r>
        <w:rPr>
          <w:rFonts w:ascii="Times New Roman" w:eastAsia="Times New Roman" w:hAnsi="Times New Roman" w:cs="Times New Roman"/>
          <w:sz w:val="24"/>
          <w:szCs w:val="24"/>
        </w:rPr>
        <w:t>a gene in a family of proteins that regulate viral mRNA translation</w:t>
      </w:r>
      <w:r w:rsidR="00397227">
        <w:rPr>
          <w:rFonts w:ascii="Times New Roman" w:eastAsia="Times New Roman" w:hAnsi="Times New Roman" w:cs="Times New Roman"/>
          <w:sz w:val="24"/>
          <w:szCs w:val="24"/>
        </w:rPr>
        <w:t>)</w:t>
      </w:r>
      <w:r w:rsidR="005B4B50" w:rsidRPr="005B4B50">
        <w:rPr>
          <w:rFonts w:ascii="Times New Roman" w:eastAsia="Times New Roman" w:hAnsi="Times New Roman" w:cs="Times New Roman"/>
          <w:sz w:val="24"/>
          <w:szCs w:val="24"/>
        </w:rPr>
        <w:t xml:space="preserve"> </w:t>
      </w:r>
      <w:r w:rsidR="005B4B50">
        <w:rPr>
          <w:rFonts w:ascii="Times New Roman" w:eastAsia="Times New Roman" w:hAnsi="Times New Roman" w:cs="Times New Roman"/>
          <w:sz w:val="24"/>
          <w:szCs w:val="24"/>
        </w:rPr>
        <w:t>in whole blood</w:t>
      </w:r>
      <w:r>
        <w:rPr>
          <w:rFonts w:ascii="Times New Roman" w:eastAsia="Times New Roman" w:hAnsi="Times New Roman" w:cs="Times New Roman"/>
          <w:sz w:val="24"/>
          <w:szCs w:val="24"/>
        </w:rPr>
        <w:t xml:space="preserve">. However, colocalization analysis using whole blood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statistics from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did not support the hypothesis of a shared causal variant with either PGF or EIF2B (posterior probabilities &lt;0.1%). Sex-stratified analysis showed a stronger genetic effect in males (OR [95% CI] =1.79 [1.43-2.24]) compared to females (OR=1.45 [1.11-1.9])</w:t>
      </w:r>
      <w:r w:rsidR="00A000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shown in Figure 3A. </w:t>
      </w:r>
      <w:r w:rsidR="00625875">
        <w:rPr>
          <w:rFonts w:ascii="Times New Roman" w:eastAsia="Times New Roman" w:hAnsi="Times New Roman" w:cs="Times New Roman"/>
          <w:sz w:val="24"/>
          <w:szCs w:val="24"/>
        </w:rPr>
        <w:t>T2D-s</w:t>
      </w:r>
      <w:r>
        <w:rPr>
          <w:rFonts w:ascii="Times New Roman" w:eastAsia="Times New Roman" w:hAnsi="Times New Roman" w:cs="Times New Roman"/>
          <w:sz w:val="24"/>
          <w:szCs w:val="24"/>
        </w:rPr>
        <w:t xml:space="preserve">tratified </w:t>
      </w:r>
      <w:r w:rsidR="00612C37">
        <w:rPr>
          <w:rFonts w:ascii="Times New Roman" w:eastAsia="Times New Roman" w:hAnsi="Times New Roman" w:cs="Times New Roman"/>
          <w:sz w:val="24"/>
          <w:szCs w:val="24"/>
        </w:rPr>
        <w:t>tests</w:t>
      </w:r>
      <w:r>
        <w:rPr>
          <w:rFonts w:ascii="Times New Roman" w:eastAsia="Times New Roman" w:hAnsi="Times New Roman" w:cs="Times New Roman"/>
          <w:sz w:val="24"/>
          <w:szCs w:val="24"/>
        </w:rPr>
        <w:t xml:space="preserve"> also showed a greater genetic </w:t>
      </w:r>
      <w:proofErr w:type="gramStart"/>
      <w:r>
        <w:rPr>
          <w:rFonts w:ascii="Times New Roman" w:eastAsia="Times New Roman" w:hAnsi="Times New Roman" w:cs="Times New Roman"/>
          <w:sz w:val="24"/>
          <w:szCs w:val="24"/>
        </w:rPr>
        <w:t xml:space="preserve">effect </w:t>
      </w:r>
      <w:r w:rsidR="0089594E">
        <w:rPr>
          <w:rFonts w:ascii="Times New Roman" w:eastAsia="Times New Roman" w:hAnsi="Times New Roman" w:cs="Times New Roman"/>
          <w:sz w:val="24"/>
          <w:szCs w:val="24"/>
        </w:rPr>
        <w:t xml:space="preserve"> on</w:t>
      </w:r>
      <w:proofErr w:type="gramEnd"/>
      <w:r w:rsidR="0089594E">
        <w:rPr>
          <w:rFonts w:ascii="Times New Roman" w:eastAsia="Times New Roman" w:hAnsi="Times New Roman" w:cs="Times New Roman"/>
          <w:sz w:val="24"/>
          <w:szCs w:val="24"/>
        </w:rPr>
        <w:t xml:space="preserve"> severe COVID-19 </w:t>
      </w:r>
      <w:r>
        <w:rPr>
          <w:rFonts w:ascii="Times New Roman" w:eastAsia="Times New Roman" w:hAnsi="Times New Roman" w:cs="Times New Roman"/>
          <w:sz w:val="24"/>
          <w:szCs w:val="24"/>
        </w:rPr>
        <w:t>in</w:t>
      </w:r>
      <w:r w:rsidR="0089594E">
        <w:rPr>
          <w:rFonts w:ascii="Times New Roman" w:eastAsia="Times New Roman" w:hAnsi="Times New Roman" w:cs="Times New Roman"/>
          <w:sz w:val="24"/>
          <w:szCs w:val="24"/>
        </w:rPr>
        <w:t xml:space="preserve"> individuals with T2D</w:t>
      </w:r>
      <w:r>
        <w:rPr>
          <w:rFonts w:ascii="Times New Roman" w:eastAsia="Times New Roman" w:hAnsi="Times New Roman" w:cs="Times New Roman"/>
          <w:sz w:val="24"/>
          <w:szCs w:val="24"/>
        </w:rPr>
        <w:t xml:space="preserve"> (OR=2.01 [1.22-3.32]) compared to </w:t>
      </w:r>
      <w:r w:rsidR="0089594E">
        <w:rPr>
          <w:rFonts w:ascii="Times New Roman" w:eastAsia="Times New Roman" w:hAnsi="Times New Roman" w:cs="Times New Roman"/>
          <w:sz w:val="24"/>
          <w:szCs w:val="24"/>
        </w:rPr>
        <w:t>those without T2D</w:t>
      </w:r>
      <w:r>
        <w:rPr>
          <w:rFonts w:ascii="Times New Roman" w:eastAsia="Times New Roman" w:hAnsi="Times New Roman" w:cs="Times New Roman"/>
          <w:sz w:val="24"/>
          <w:szCs w:val="24"/>
        </w:rPr>
        <w:t xml:space="preserve"> (OR=1.6 [1.33-1.02]). </w:t>
      </w:r>
    </w:p>
    <w:p w14:paraId="00000020" w14:textId="6E8C96EB" w:rsidR="00B32E56" w:rsidRPr="00E75CAF" w:rsidRDefault="00FA6415"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additional GWS</w:t>
      </w:r>
      <w:r w:rsidR="00E57D5A">
        <w:rPr>
          <w:rFonts w:ascii="Times New Roman" w:eastAsia="Times New Roman" w:hAnsi="Times New Roman" w:cs="Times New Roman"/>
          <w:sz w:val="24"/>
          <w:szCs w:val="24"/>
        </w:rPr>
        <w:t xml:space="preserve"> variants also indicated genetic effects on COVID-19 severity mediated through interaction effects. </w:t>
      </w:r>
      <w:r w:rsidR="00717471">
        <w:rPr>
          <w:rFonts w:ascii="Times New Roman" w:eastAsia="Times New Roman" w:hAnsi="Times New Roman" w:cs="Times New Roman"/>
          <w:sz w:val="24"/>
          <w:szCs w:val="24"/>
        </w:rPr>
        <w:t>r</w:t>
      </w:r>
      <w:r w:rsidR="00E57D5A">
        <w:rPr>
          <w:rFonts w:ascii="Times New Roman" w:eastAsia="Times New Roman" w:hAnsi="Times New Roman" w:cs="Times New Roman"/>
          <w:sz w:val="24"/>
          <w:szCs w:val="24"/>
        </w:rPr>
        <w:t xml:space="preserve">s182113773 was </w:t>
      </w:r>
      <w:r w:rsidR="007F67D1">
        <w:rPr>
          <w:rFonts w:ascii="Times New Roman" w:eastAsia="Times New Roman" w:hAnsi="Times New Roman" w:cs="Times New Roman"/>
          <w:sz w:val="24"/>
          <w:szCs w:val="24"/>
        </w:rPr>
        <w:t>found in</w:t>
      </w:r>
      <w:r w:rsidR="00E57D5A">
        <w:rPr>
          <w:rFonts w:ascii="Times New Roman" w:eastAsia="Times New Roman" w:hAnsi="Times New Roman" w:cs="Times New Roman"/>
          <w:sz w:val="24"/>
          <w:szCs w:val="24"/>
        </w:rPr>
        <w:t xml:space="preserve"> the cardiometabolic joint test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2.71</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and found in the intron for MACC1. This variant sits in an enhancer within neutrophils, monocytes, and B cells</w:t>
      </w:r>
      <w:r w:rsidR="00E94D68">
        <w:rPr>
          <w:rFonts w:ascii="Times New Roman" w:eastAsia="Times New Roman" w:hAnsi="Times New Roman" w:cs="Times New Roman"/>
          <w:sz w:val="24"/>
          <w:szCs w:val="24"/>
        </w:rPr>
        <w:t xml:space="preserve"> and</w:t>
      </w:r>
      <w:r w:rsidR="00E57D5A">
        <w:rPr>
          <w:rFonts w:ascii="Times New Roman" w:eastAsia="Times New Roman" w:hAnsi="Times New Roman" w:cs="Times New Roman"/>
          <w:sz w:val="24"/>
          <w:szCs w:val="24"/>
        </w:rPr>
        <w:t xml:space="preserve"> has a </w:t>
      </w:r>
      <w:proofErr w:type="spellStart"/>
      <w:r w:rsidR="00E57D5A">
        <w:rPr>
          <w:rFonts w:ascii="Times New Roman" w:eastAsia="Times New Roman" w:hAnsi="Times New Roman" w:cs="Times New Roman"/>
          <w:sz w:val="24"/>
          <w:szCs w:val="24"/>
        </w:rPr>
        <w:t>RegulomeDB</w:t>
      </w:r>
      <w:proofErr w:type="spellEnd"/>
      <w:r w:rsidR="00E57D5A">
        <w:rPr>
          <w:rFonts w:ascii="Times New Roman" w:eastAsia="Times New Roman" w:hAnsi="Times New Roman" w:cs="Times New Roman"/>
          <w:sz w:val="24"/>
          <w:szCs w:val="24"/>
        </w:rPr>
        <w:t xml:space="preserve"> score of 0.59, suggesting a regulatory role in transcription. Variant chr2:218260234 was </w:t>
      </w:r>
      <w:r w:rsidR="007C52CF">
        <w:rPr>
          <w:rFonts w:ascii="Times New Roman" w:eastAsia="Times New Roman" w:hAnsi="Times New Roman" w:cs="Times New Roman"/>
          <w:sz w:val="24"/>
          <w:szCs w:val="24"/>
        </w:rPr>
        <w:t>found</w:t>
      </w:r>
      <w:r w:rsidR="00E57D5A">
        <w:rPr>
          <w:rFonts w:ascii="Times New Roman" w:eastAsia="Times New Roman" w:hAnsi="Times New Roman" w:cs="Times New Roman"/>
          <w:sz w:val="24"/>
          <w:szCs w:val="24"/>
        </w:rPr>
        <w:t xml:space="preserve"> in the sex analysis joint test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2.99</w:t>
      </w:r>
      <w:r w:rsidR="00802A58" w:rsidRPr="00D075B8">
        <w:rPr>
          <w:rFonts w:ascii="Times New Roman" w:eastAsia="Times New Roman" w:hAnsi="Times New Roman" w:cs="Times New Roman"/>
          <w:sz w:val="24"/>
          <w:szCs w:val="24"/>
        </w:rPr>
        <w:sym w:font="Symbol" w:char="F0B4"/>
      </w:r>
      <w:r w:rsidR="00802A58" w:rsidRPr="00D075B8">
        <w:rPr>
          <w:rFonts w:ascii="Times New Roman" w:eastAsia="Times New Roman" w:hAnsi="Times New Roman" w:cs="Times New Roman"/>
          <w:sz w:val="24"/>
          <w:szCs w:val="24"/>
        </w:rPr>
        <w:t>10</w:t>
      </w:r>
      <w:r w:rsidR="00E57D5A" w:rsidRPr="00802A58">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xml:space="preserve">, MAF=0.025). Stratified analysis </w:t>
      </w:r>
      <w:r w:rsidR="005A5711">
        <w:rPr>
          <w:rFonts w:ascii="Times New Roman" w:eastAsia="Times New Roman" w:hAnsi="Times New Roman" w:cs="Times New Roman"/>
          <w:sz w:val="24"/>
          <w:szCs w:val="24"/>
        </w:rPr>
        <w:t xml:space="preserve">for this variant </w:t>
      </w:r>
      <w:r w:rsidR="00E57D5A">
        <w:rPr>
          <w:rFonts w:ascii="Times New Roman" w:eastAsia="Times New Roman" w:hAnsi="Times New Roman" w:cs="Times New Roman"/>
          <w:sz w:val="24"/>
          <w:szCs w:val="24"/>
        </w:rPr>
        <w:t>demonstrated a strong genetic effect in males (OR=1.8 [1.47-2.19]) that was not found in females (OR</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 xml:space="preserve">1.03 [0.779-1.35]). In addition, rs11115199 </w:t>
      </w:r>
      <w:r w:rsidR="00C339AD">
        <w:rPr>
          <w:rFonts w:ascii="Times New Roman" w:eastAsia="Times New Roman" w:hAnsi="Times New Roman" w:cs="Times New Roman"/>
          <w:sz w:val="24"/>
          <w:szCs w:val="24"/>
        </w:rPr>
        <w:t xml:space="preserve">is an intergenic variant that </w:t>
      </w:r>
      <w:r w:rsidR="00E57D5A">
        <w:rPr>
          <w:rFonts w:ascii="Times New Roman" w:eastAsia="Times New Roman" w:hAnsi="Times New Roman" w:cs="Times New Roman"/>
          <w:sz w:val="24"/>
          <w:szCs w:val="24"/>
        </w:rPr>
        <w:t xml:space="preserve">was </w:t>
      </w:r>
      <w:r w:rsidR="00C339AD">
        <w:rPr>
          <w:rFonts w:ascii="Times New Roman" w:eastAsia="Times New Roman" w:hAnsi="Times New Roman" w:cs="Times New Roman"/>
          <w:sz w:val="24"/>
          <w:szCs w:val="24"/>
        </w:rPr>
        <w:t>identified in both the</w:t>
      </w:r>
      <w:r w:rsidR="00E57D5A">
        <w:rPr>
          <w:rFonts w:ascii="Times New Roman" w:eastAsia="Times New Roman" w:hAnsi="Times New Roman" w:cs="Times New Roman"/>
          <w:sz w:val="24"/>
          <w:szCs w:val="24"/>
        </w:rPr>
        <w:t xml:space="preserve"> cardiometabolic interaction and joint test</w:t>
      </w:r>
      <w:r w:rsidR="00C339AD">
        <w:rPr>
          <w:rFonts w:ascii="Times New Roman" w:eastAsia="Times New Roman" w:hAnsi="Times New Roman" w:cs="Times New Roman"/>
          <w:sz w:val="24"/>
          <w:szCs w:val="24"/>
        </w:rPr>
        <w:t>s</w:t>
      </w:r>
      <w:r w:rsidR="00E57D5A">
        <w:rPr>
          <w:rFonts w:ascii="Times New Roman" w:eastAsia="Times New Roman" w:hAnsi="Times New Roman" w:cs="Times New Roman"/>
          <w:sz w:val="24"/>
          <w:szCs w:val="24"/>
        </w:rPr>
        <w:t xml:space="preserve"> (respectively,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1.37</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xml:space="preserve"> &amp; 4.85</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MAF</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0.02)</w:t>
      </w:r>
      <w:r w:rsidR="00DB0A35">
        <w:rPr>
          <w:rFonts w:ascii="Times New Roman" w:eastAsia="Times New Roman" w:hAnsi="Times New Roman" w:cs="Times New Roman"/>
          <w:sz w:val="24"/>
          <w:szCs w:val="24"/>
        </w:rPr>
        <w:t>. rs11115199 is an</w:t>
      </w:r>
      <w:r w:rsidR="00E57D5A">
        <w:rPr>
          <w:rFonts w:ascii="Times New Roman" w:eastAsia="Times New Roman" w:hAnsi="Times New Roman" w:cs="Times New Roman"/>
          <w:sz w:val="24"/>
          <w:szCs w:val="24"/>
        </w:rPr>
        <w:t xml:space="preserve"> </w:t>
      </w:r>
      <w:proofErr w:type="spellStart"/>
      <w:r w:rsidR="00E57D5A">
        <w:rPr>
          <w:rFonts w:ascii="Times New Roman" w:eastAsia="Times New Roman" w:hAnsi="Times New Roman" w:cs="Times New Roman"/>
          <w:sz w:val="24"/>
          <w:szCs w:val="24"/>
        </w:rPr>
        <w:t>eQTL</w:t>
      </w:r>
      <w:proofErr w:type="spellEnd"/>
      <w:r w:rsidR="00E57D5A">
        <w:rPr>
          <w:rFonts w:ascii="Times New Roman" w:eastAsia="Times New Roman" w:hAnsi="Times New Roman" w:cs="Times New Roman"/>
          <w:sz w:val="24"/>
          <w:szCs w:val="24"/>
        </w:rPr>
        <w:t xml:space="preserve"> </w:t>
      </w:r>
      <w:r w:rsidR="00DB0A35">
        <w:rPr>
          <w:rFonts w:ascii="Times New Roman" w:eastAsia="Times New Roman" w:hAnsi="Times New Roman" w:cs="Times New Roman"/>
          <w:sz w:val="24"/>
          <w:szCs w:val="24"/>
        </w:rPr>
        <w:t xml:space="preserve">for </w:t>
      </w:r>
      <w:r w:rsidR="00DB0A35">
        <w:rPr>
          <w:rFonts w:ascii="Times New Roman" w:eastAsia="Times New Roman" w:hAnsi="Times New Roman" w:cs="Times New Roman"/>
          <w:i/>
          <w:iCs/>
          <w:sz w:val="24"/>
          <w:szCs w:val="24"/>
        </w:rPr>
        <w:t xml:space="preserve">METTL25 </w:t>
      </w:r>
      <w:r w:rsidR="00DB0A35">
        <w:rPr>
          <w:rFonts w:ascii="Times New Roman" w:eastAsia="Times New Roman" w:hAnsi="Times New Roman" w:cs="Times New Roman"/>
          <w:sz w:val="24"/>
          <w:szCs w:val="24"/>
        </w:rPr>
        <w:t xml:space="preserve">based on the </w:t>
      </w:r>
      <w:proofErr w:type="spellStart"/>
      <w:r w:rsidR="00E57D5A">
        <w:rPr>
          <w:rFonts w:ascii="Times New Roman" w:eastAsia="Times New Roman" w:hAnsi="Times New Roman" w:cs="Times New Roman"/>
          <w:sz w:val="24"/>
          <w:szCs w:val="24"/>
        </w:rPr>
        <w:t>GTEx</w:t>
      </w:r>
      <w:proofErr w:type="spellEnd"/>
      <w:r w:rsidR="00E57D5A">
        <w:rPr>
          <w:rFonts w:ascii="Times New Roman" w:eastAsia="Times New Roman" w:hAnsi="Times New Roman" w:cs="Times New Roman"/>
          <w:sz w:val="24"/>
          <w:szCs w:val="24"/>
        </w:rPr>
        <w:t xml:space="preserve"> </w:t>
      </w:r>
      <w:r w:rsidR="00DB0A35">
        <w:rPr>
          <w:rFonts w:ascii="Times New Roman" w:eastAsia="Times New Roman" w:hAnsi="Times New Roman" w:cs="Times New Roman"/>
          <w:sz w:val="24"/>
          <w:szCs w:val="24"/>
        </w:rPr>
        <w:t>database and has modest associations with cardiometabolic traits (</w:t>
      </w:r>
      <w:r w:rsidR="00AB4924">
        <w:rPr>
          <w:rFonts w:ascii="Times New Roman" w:eastAsia="Times New Roman" w:hAnsi="Times New Roman" w:cs="Times New Roman"/>
          <w:sz w:val="24"/>
          <w:szCs w:val="24"/>
        </w:rPr>
        <w:t xml:space="preserve">positive with weight and </w:t>
      </w:r>
      <w:r w:rsidR="00DB0A35">
        <w:rPr>
          <w:rFonts w:ascii="Times New Roman" w:eastAsia="Times New Roman" w:hAnsi="Times New Roman" w:cs="Times New Roman"/>
          <w:sz w:val="24"/>
          <w:szCs w:val="24"/>
        </w:rPr>
        <w:t xml:space="preserve">BMI-adjusted </w:t>
      </w:r>
      <w:r w:rsidR="00AB4924">
        <w:rPr>
          <w:rFonts w:ascii="Times New Roman" w:eastAsia="Times New Roman" w:hAnsi="Times New Roman" w:cs="Times New Roman"/>
          <w:sz w:val="24"/>
          <w:szCs w:val="24"/>
        </w:rPr>
        <w:t>T2D</w:t>
      </w:r>
      <w:r w:rsidR="00DB0A35">
        <w:rPr>
          <w:rFonts w:ascii="Times New Roman" w:eastAsia="Times New Roman" w:hAnsi="Times New Roman" w:cs="Times New Roman"/>
          <w:sz w:val="24"/>
          <w:szCs w:val="24"/>
        </w:rPr>
        <w:t>,</w:t>
      </w:r>
      <w:r w:rsidR="00AB4924">
        <w:rPr>
          <w:rFonts w:ascii="Times New Roman" w:eastAsia="Times New Roman" w:hAnsi="Times New Roman" w:cs="Times New Roman"/>
          <w:sz w:val="24"/>
          <w:szCs w:val="24"/>
        </w:rPr>
        <w:t xml:space="preserve"> negative with obesity</w:t>
      </w:r>
      <w:r w:rsidR="00DB0A35">
        <w:rPr>
          <w:rFonts w:ascii="Times New Roman" w:eastAsia="Times New Roman" w:hAnsi="Times New Roman" w:cs="Times New Roman"/>
          <w:sz w:val="24"/>
          <w:szCs w:val="24"/>
        </w:rPr>
        <w:t>)</w:t>
      </w:r>
      <w:r w:rsidR="00AB4924">
        <w:rPr>
          <w:rFonts w:ascii="Times New Roman" w:eastAsia="Times New Roman" w:hAnsi="Times New Roman" w:cs="Times New Roman"/>
          <w:sz w:val="24"/>
          <w:szCs w:val="24"/>
        </w:rPr>
        <w:t>.</w:t>
      </w:r>
      <w:r w:rsidR="00016A92">
        <w:rPr>
          <w:rFonts w:ascii="Times New Roman" w:eastAsia="Times New Roman" w:hAnsi="Times New Roman" w:cs="Times New Roman"/>
          <w:sz w:val="24"/>
          <w:szCs w:val="24"/>
        </w:rPr>
        <w:t xml:space="preserve"> </w:t>
      </w:r>
      <w:r w:rsidR="009B4C24">
        <w:rPr>
          <w:rFonts w:ascii="Times New Roman" w:eastAsia="Times New Roman" w:hAnsi="Times New Roman" w:cs="Times New Roman"/>
          <w:sz w:val="24"/>
          <w:szCs w:val="24"/>
        </w:rPr>
        <w:t>Finally,</w:t>
      </w:r>
      <w:r w:rsidR="00E57D5A">
        <w:rPr>
          <w:rFonts w:ascii="Times New Roman" w:eastAsia="Times New Roman" w:hAnsi="Times New Roman" w:cs="Times New Roman"/>
          <w:sz w:val="24"/>
          <w:szCs w:val="24"/>
        </w:rPr>
        <w:t xml:space="preserve"> rs148793499 </w:t>
      </w:r>
      <w:r w:rsidR="00507614">
        <w:rPr>
          <w:rFonts w:ascii="Times New Roman" w:eastAsia="Times New Roman" w:hAnsi="Times New Roman" w:cs="Times New Roman"/>
          <w:sz w:val="24"/>
          <w:szCs w:val="24"/>
        </w:rPr>
        <w:t>was identified in</w:t>
      </w:r>
      <w:r w:rsidR="00E57D5A">
        <w:rPr>
          <w:rFonts w:ascii="Times New Roman" w:eastAsia="Times New Roman" w:hAnsi="Times New Roman" w:cs="Times New Roman"/>
          <w:sz w:val="24"/>
          <w:szCs w:val="24"/>
        </w:rPr>
        <w:t xml:space="preserve"> the cardiometabolic joint test (p=1.8</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2B2C22">
        <w:rPr>
          <w:rFonts w:ascii="Times New Roman" w:eastAsia="Times New Roman" w:hAnsi="Times New Roman" w:cs="Times New Roman"/>
          <w:sz w:val="24"/>
          <w:szCs w:val="24"/>
          <w:vertAlign w:val="superscript"/>
        </w:rPr>
        <w:t>-10</w:t>
      </w:r>
      <w:r w:rsidR="00E57D5A">
        <w:rPr>
          <w:rFonts w:ascii="Times New Roman" w:eastAsia="Times New Roman" w:hAnsi="Times New Roman" w:cs="Times New Roman"/>
          <w:sz w:val="24"/>
          <w:szCs w:val="24"/>
        </w:rPr>
        <w:t xml:space="preserve">, MAF=0.01). Stratified genetic effects showed </w:t>
      </w:r>
      <w:r w:rsidR="00D637FB">
        <w:rPr>
          <w:rFonts w:ascii="Times New Roman" w:eastAsia="Times New Roman" w:hAnsi="Times New Roman" w:cs="Times New Roman"/>
          <w:sz w:val="24"/>
          <w:szCs w:val="24"/>
        </w:rPr>
        <w:t xml:space="preserve">more </w:t>
      </w:r>
      <w:r w:rsidR="00E57D5A">
        <w:rPr>
          <w:rFonts w:ascii="Times New Roman" w:eastAsia="Times New Roman" w:hAnsi="Times New Roman" w:cs="Times New Roman"/>
          <w:sz w:val="24"/>
          <w:szCs w:val="24"/>
        </w:rPr>
        <w:t>pronounced associations in obesity (OR</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 xml:space="preserve">2.36 [1.7-3.27]) </w:t>
      </w:r>
      <w:r w:rsidR="00DB6FB9">
        <w:rPr>
          <w:rFonts w:ascii="Times New Roman" w:eastAsia="Times New Roman" w:hAnsi="Times New Roman" w:cs="Times New Roman"/>
          <w:sz w:val="24"/>
          <w:szCs w:val="24"/>
        </w:rPr>
        <w:t xml:space="preserve">with a similar but weaker pattern for </w:t>
      </w:r>
      <w:r w:rsidR="00E57D5A">
        <w:rPr>
          <w:rFonts w:ascii="Times New Roman" w:eastAsia="Times New Roman" w:hAnsi="Times New Roman" w:cs="Times New Roman"/>
          <w:sz w:val="24"/>
          <w:szCs w:val="24"/>
        </w:rPr>
        <w:t>T2D (OR</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2.01 [1.03-3.93]).</w:t>
      </w:r>
      <w:r w:rsidR="00E57D5A">
        <w:br w:type="page"/>
      </w:r>
    </w:p>
    <w:p w14:paraId="00000022" w14:textId="67D8E3D9" w:rsidR="00B32E56" w:rsidRDefault="00E57D5A">
      <w:pP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lastRenderedPageBreak/>
        <w:t xml:space="preserve">Table 1: </w:t>
      </w:r>
      <w:r w:rsidRPr="00C902D1">
        <w:rPr>
          <w:rFonts w:ascii="Times New Roman" w:eastAsia="Times New Roman" w:hAnsi="Times New Roman" w:cs="Times New Roman"/>
          <w:bCs/>
          <w:sz w:val="24"/>
          <w:szCs w:val="24"/>
          <w:highlight w:val="white"/>
        </w:rPr>
        <w:t>Characteristics of European ancestry samples from the UK Biobank cohort. We present the mean and standard deviation for continuous covariates, percentage of the sample for dichotomous covariates</w:t>
      </w:r>
      <w:r w:rsidR="001C6FB8" w:rsidRPr="00C902D1">
        <w:rPr>
          <w:rFonts w:ascii="Times New Roman" w:eastAsia="Times New Roman" w:hAnsi="Times New Roman" w:cs="Times New Roman"/>
          <w:bCs/>
          <w:sz w:val="24"/>
          <w:szCs w:val="24"/>
          <w:highlight w:val="white"/>
        </w:rPr>
        <w:t xml:space="preserve">, and p-value </w:t>
      </w:r>
      <w:r w:rsidRPr="00C902D1">
        <w:rPr>
          <w:rFonts w:ascii="Times New Roman" w:eastAsia="Times New Roman" w:hAnsi="Times New Roman" w:cs="Times New Roman"/>
          <w:bCs/>
          <w:sz w:val="24"/>
          <w:szCs w:val="24"/>
          <w:highlight w:val="white"/>
        </w:rPr>
        <w:t xml:space="preserve">for association with </w:t>
      </w:r>
      <w:r w:rsidR="001C6FB8" w:rsidRPr="00C902D1">
        <w:rPr>
          <w:rFonts w:ascii="Times New Roman" w:eastAsia="Times New Roman" w:hAnsi="Times New Roman" w:cs="Times New Roman"/>
          <w:bCs/>
          <w:sz w:val="24"/>
          <w:szCs w:val="24"/>
          <w:highlight w:val="white"/>
        </w:rPr>
        <w:t>s</w:t>
      </w:r>
      <w:r w:rsidRPr="00C902D1">
        <w:rPr>
          <w:rFonts w:ascii="Times New Roman" w:eastAsia="Times New Roman" w:hAnsi="Times New Roman" w:cs="Times New Roman"/>
          <w:bCs/>
          <w:sz w:val="24"/>
          <w:szCs w:val="24"/>
          <w:highlight w:val="white"/>
        </w:rPr>
        <w:t>evere COVID</w:t>
      </w:r>
      <w:r w:rsidR="001C6FB8" w:rsidRPr="00C902D1">
        <w:rPr>
          <w:rFonts w:ascii="Times New Roman" w:eastAsia="Times New Roman" w:hAnsi="Times New Roman" w:cs="Times New Roman"/>
          <w:bCs/>
          <w:sz w:val="24"/>
          <w:szCs w:val="24"/>
          <w:highlight w:val="white"/>
        </w:rPr>
        <w:t>-19</w:t>
      </w:r>
      <w:r w:rsidR="00B928C7" w:rsidRPr="00C902D1">
        <w:rPr>
          <w:rFonts w:ascii="Times New Roman" w:eastAsia="Times New Roman" w:hAnsi="Times New Roman" w:cs="Times New Roman"/>
          <w:bCs/>
          <w:sz w:val="24"/>
          <w:szCs w:val="24"/>
          <w:highlight w:val="white"/>
        </w:rPr>
        <w:t xml:space="preserve"> (</w:t>
      </w:r>
      <w:r w:rsidR="00B928C7" w:rsidRPr="00C902D1">
        <w:rPr>
          <w:rFonts w:ascii="Times New Roman" w:eastAsia="Times New Roman" w:hAnsi="Times New Roman" w:cs="Times New Roman"/>
          <w:bCs/>
          <w:i/>
          <w:iCs/>
          <w:sz w:val="24"/>
          <w:szCs w:val="24"/>
          <w:highlight w:val="white"/>
        </w:rPr>
        <w:t>t</w:t>
      </w:r>
      <w:r w:rsidR="00B928C7" w:rsidRPr="00C902D1">
        <w:rPr>
          <w:rFonts w:ascii="Times New Roman" w:eastAsia="Times New Roman" w:hAnsi="Times New Roman" w:cs="Times New Roman"/>
          <w:bCs/>
          <w:sz w:val="24"/>
          <w:szCs w:val="24"/>
          <w:highlight w:val="white"/>
        </w:rPr>
        <w:t>-test or Chi-square test for continuous and binary traits, respectively).</w:t>
      </w:r>
      <w:r>
        <w:rPr>
          <w:rFonts w:ascii="Times New Roman" w:eastAsia="Times New Roman" w:hAnsi="Times New Roman" w:cs="Times New Roman"/>
          <w:b/>
          <w:sz w:val="24"/>
          <w:szCs w:val="24"/>
          <w:highlight w:val="white"/>
        </w:rPr>
        <w:t xml:space="preserve"> </w:t>
      </w:r>
    </w:p>
    <w:p w14:paraId="00000023" w14:textId="77777777" w:rsidR="00B32E56" w:rsidRDefault="00B32E56">
      <w:pPr>
        <w:rPr>
          <w:rFonts w:ascii="Times New Roman" w:eastAsia="Times New Roman" w:hAnsi="Times New Roman" w:cs="Times New Roman"/>
        </w:rPr>
      </w:pPr>
    </w:p>
    <w:p w14:paraId="00000024" w14:textId="77777777" w:rsidR="00B32E56" w:rsidRDefault="00B32E56">
      <w:pPr>
        <w:pBdr>
          <w:top w:val="nil"/>
          <w:left w:val="nil"/>
          <w:bottom w:val="nil"/>
          <w:right w:val="nil"/>
          <w:between w:val="nil"/>
        </w:pBdr>
      </w:pPr>
    </w:p>
    <w:tbl>
      <w:tblPr>
        <w:tblStyle w:val="a"/>
        <w:tblW w:w="91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1"/>
        <w:gridCol w:w="2205"/>
        <w:gridCol w:w="2205"/>
        <w:gridCol w:w="2205"/>
        <w:gridCol w:w="1504"/>
      </w:tblGrid>
      <w:tr w:rsidR="00BA7440" w14:paraId="4130CD01" w14:textId="77777777" w:rsidTr="00C32899">
        <w:trPr>
          <w:trHeight w:val="485"/>
          <w:jc w:val="center"/>
        </w:trPr>
        <w:tc>
          <w:tcPr>
            <w:tcW w:w="7666"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5" w14:textId="77777777" w:rsidR="00BA7440" w:rsidRDefault="00BA7440">
            <w:pPr>
              <w:jc w:val="center"/>
              <w:rPr>
                <w:rFonts w:ascii="Times New Roman" w:eastAsia="Times New Roman" w:hAnsi="Times New Roman" w:cs="Times New Roman"/>
                <w:b/>
              </w:rPr>
            </w:pPr>
            <w:r>
              <w:rPr>
                <w:rFonts w:ascii="Times New Roman" w:eastAsia="Times New Roman" w:hAnsi="Times New Roman" w:cs="Times New Roman"/>
                <w:b/>
              </w:rPr>
              <w:t>Table 1. Population characteristics stratified by COVID severity</w:t>
            </w:r>
          </w:p>
          <w:p w14:paraId="00000026"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(Total N=378,051)</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A" w14:textId="77777777" w:rsidR="00BA7440" w:rsidRDefault="00BA7440"/>
        </w:tc>
      </w:tr>
      <w:tr w:rsidR="00BA7440" w14:paraId="083587E4" w14:textId="77777777" w:rsidTr="00C32899">
        <w:trPr>
          <w:trHeight w:val="695"/>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C" w14:textId="77777777" w:rsidR="00BA7440" w:rsidRDefault="00BA7440">
            <w:pPr>
              <w:rPr>
                <w:rFonts w:ascii="Times New Roman" w:eastAsia="Times New Roman" w:hAnsi="Times New Roman" w:cs="Times New Roman"/>
                <w:b/>
              </w:rPr>
            </w:pP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D"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Overall</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E"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Control</w:t>
            </w:r>
          </w:p>
          <w:p w14:paraId="0000002F" w14:textId="77777777" w:rsidR="00BA7440" w:rsidRDefault="00BA744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(N=375,649)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0"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Severe COVID</w:t>
            </w:r>
          </w:p>
          <w:p w14:paraId="00000031"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(N=2,402)</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2"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P value</w:t>
            </w:r>
          </w:p>
        </w:tc>
      </w:tr>
      <w:tr w:rsidR="00BA7440" w14:paraId="08AAF838"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4"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Age (years)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 xml:space="preserve">56.73 </w:t>
            </w:r>
            <w:r>
              <w:rPr>
                <w:rFonts w:ascii="Times New Roman" w:eastAsia="Times New Roman" w:hAnsi="Times New Roman" w:cs="Times New Roman"/>
                <w:u w:val="single"/>
              </w:rPr>
              <w:t>+</w:t>
            </w:r>
            <w:r>
              <w:rPr>
                <w:rFonts w:ascii="Times New Roman" w:eastAsia="Times New Roman" w:hAnsi="Times New Roman" w:cs="Times New Roman"/>
              </w:rPr>
              <w:t xml:space="preserve"> 8.02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6" w14:textId="77777777" w:rsidR="00BA7440" w:rsidRDefault="00BA7440">
            <w:pPr>
              <w:jc w:val="center"/>
              <w:rPr>
                <w:rFonts w:ascii="Times New Roman" w:eastAsia="Times New Roman" w:hAnsi="Times New Roman" w:cs="Times New Roman"/>
              </w:rPr>
            </w:pPr>
            <w:proofErr w:type="gramStart"/>
            <w:r>
              <w:rPr>
                <w:rFonts w:ascii="Times New Roman" w:eastAsia="Times New Roman" w:hAnsi="Times New Roman" w:cs="Times New Roman"/>
              </w:rPr>
              <w:t xml:space="preserve">56.7  </w:t>
            </w:r>
            <w:r>
              <w:rPr>
                <w:rFonts w:ascii="Times New Roman" w:eastAsia="Times New Roman" w:hAnsi="Times New Roman" w:cs="Times New Roman"/>
                <w:u w:val="single"/>
              </w:rPr>
              <w:t>+</w:t>
            </w:r>
            <w:proofErr w:type="gramEnd"/>
            <w:r>
              <w:rPr>
                <w:rFonts w:ascii="Times New Roman" w:eastAsia="Times New Roman" w:hAnsi="Times New Roman" w:cs="Times New Roman"/>
              </w:rPr>
              <w:t xml:space="preserve"> 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7"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57.9 </w:t>
            </w:r>
            <w:r>
              <w:rPr>
                <w:rFonts w:ascii="Times New Roman" w:eastAsia="Times New Roman" w:hAnsi="Times New Roman" w:cs="Times New Roman"/>
                <w:u w:val="single"/>
              </w:rPr>
              <w:t>+</w:t>
            </w:r>
            <w:r>
              <w:rPr>
                <w:rFonts w:ascii="Times New Roman" w:eastAsia="Times New Roman" w:hAnsi="Times New Roman" w:cs="Times New Roman"/>
              </w:rPr>
              <w:t xml:space="preserve"> 8.6</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8" w14:textId="3D7FD29F" w:rsidR="00BA7440" w:rsidRPr="0010291C" w:rsidRDefault="00BA7440">
            <w:pPr>
              <w:pBdr>
                <w:top w:val="nil"/>
                <w:left w:val="nil"/>
                <w:bottom w:val="nil"/>
                <w:right w:val="nil"/>
                <w:between w:val="nil"/>
              </w:pBdr>
              <w:jc w:val="center"/>
              <w:rPr>
                <w:rFonts w:ascii="Times New Roman" w:eastAsia="Times New Roman" w:hAnsi="Times New Roman" w:cs="Times New Roman"/>
              </w:rPr>
            </w:pPr>
            <w:r w:rsidRPr="0010291C">
              <w:rPr>
                <w:rFonts w:ascii="Times New Roman" w:eastAsia="Times New Roman" w:hAnsi="Times New Roman" w:cs="Times New Roman"/>
              </w:rPr>
              <w:t>2.3e-11</w:t>
            </w:r>
          </w:p>
        </w:tc>
      </w:tr>
      <w:tr w:rsidR="00BA7440" w14:paraId="22012D46" w14:textId="77777777" w:rsidTr="00C32899">
        <w:trPr>
          <w:trHeight w:val="433"/>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Sex (Male)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B"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C"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D"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54%</w:t>
            </w:r>
          </w:p>
        </w:tc>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3E" w14:textId="4A6766A3"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9.4e-17</w:t>
            </w:r>
          </w:p>
        </w:tc>
      </w:tr>
      <w:tr w:rsidR="00BA7440" w14:paraId="2232A15C" w14:textId="77777777" w:rsidTr="00C32899">
        <w:trPr>
          <w:trHeight w:val="433"/>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Body Mass Index (kg/m</w:t>
            </w:r>
            <w:r>
              <w:rPr>
                <w:rFonts w:ascii="Times New Roman" w:eastAsia="Times New Roman" w:hAnsi="Times New Roman" w:cs="Times New Roman"/>
                <w:b/>
                <w:vertAlign w:val="superscript"/>
              </w:rPr>
              <w:t>2</w:t>
            </w:r>
            <w:r>
              <w:rPr>
                <w:rFonts w:ascii="Times New Roman" w:eastAsia="Times New Roman" w:hAnsi="Times New Roman" w:cs="Times New Roman"/>
                <w:b/>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1"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 xml:space="preserve">27.37 </w:t>
            </w:r>
            <w:r>
              <w:rPr>
                <w:rFonts w:ascii="Times New Roman" w:eastAsia="Times New Roman" w:hAnsi="Times New Roman" w:cs="Times New Roman"/>
                <w:u w:val="single"/>
              </w:rPr>
              <w:t>+</w:t>
            </w:r>
            <w:r>
              <w:rPr>
                <w:rFonts w:ascii="Times New Roman" w:eastAsia="Times New Roman" w:hAnsi="Times New Roman" w:cs="Times New Roman"/>
              </w:rPr>
              <w:t xml:space="preserve"> 4.76 </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2"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27.4 (4.8)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3"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29.3 (5.4)</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536DB408"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6.7e-62</w:t>
            </w:r>
          </w:p>
        </w:tc>
      </w:tr>
      <w:tr w:rsidR="00BA7440" w14:paraId="0B65127A"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Type 2 Diabetes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4A" w14:textId="091D42A6"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8.2e-48</w:t>
            </w:r>
          </w:p>
        </w:tc>
      </w:tr>
      <w:tr w:rsidR="00BA7440" w14:paraId="3F8293CF"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Multiple Deprivation Index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D"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 xml:space="preserve">16.88 </w:t>
            </w:r>
            <w:r>
              <w:rPr>
                <w:rFonts w:ascii="Times New Roman" w:eastAsia="Times New Roman" w:hAnsi="Times New Roman" w:cs="Times New Roman"/>
                <w:u w:val="single"/>
              </w:rPr>
              <w:t>+</w:t>
            </w:r>
            <w:r>
              <w:rPr>
                <w:rFonts w:ascii="Times New Roman" w:eastAsia="Times New Roman" w:hAnsi="Times New Roman" w:cs="Times New Roman"/>
              </w:rPr>
              <w:t xml:space="preserve">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E"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16.8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F"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22.1 (16.5)</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0" w14:textId="204B6EEA"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9.7e-45</w:t>
            </w:r>
          </w:p>
        </w:tc>
      </w:tr>
    </w:tbl>
    <w:p w14:paraId="00000052" w14:textId="77777777" w:rsidR="00B32E56" w:rsidRDefault="00B32E56">
      <w:pPr>
        <w:spacing w:after="200"/>
        <w:jc w:val="both"/>
        <w:rPr>
          <w:rFonts w:ascii="Times New Roman" w:eastAsia="Times New Roman" w:hAnsi="Times New Roman" w:cs="Times New Roman"/>
          <w:b/>
          <w:sz w:val="24"/>
          <w:szCs w:val="24"/>
          <w:highlight w:val="white"/>
        </w:rPr>
      </w:pPr>
    </w:p>
    <w:p w14:paraId="00000053" w14:textId="1A375579" w:rsidR="00B32E56" w:rsidRDefault="00B32E56">
      <w:pPr>
        <w:pBdr>
          <w:top w:val="nil"/>
          <w:left w:val="nil"/>
          <w:bottom w:val="nil"/>
          <w:right w:val="nil"/>
          <w:between w:val="nil"/>
        </w:pBdr>
        <w:jc w:val="center"/>
        <w:rPr>
          <w:rFonts w:ascii="Times New Roman" w:eastAsia="Times New Roman" w:hAnsi="Times New Roman" w:cs="Times New Roman"/>
          <w:b/>
          <w:sz w:val="24"/>
          <w:szCs w:val="24"/>
          <w:highlight w:val="white"/>
        </w:rPr>
      </w:pPr>
    </w:p>
    <w:p w14:paraId="717C2E62" w14:textId="6F546B4B" w:rsidR="0090209B" w:rsidRDefault="0090209B">
      <w:pPr>
        <w:pBdr>
          <w:top w:val="nil"/>
          <w:left w:val="nil"/>
          <w:bottom w:val="nil"/>
          <w:right w:val="nil"/>
          <w:between w:val="nil"/>
        </w:pBd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rPr>
        <w:lastRenderedPageBreak/>
        <w:drawing>
          <wp:inline distT="0" distB="0" distL="0" distR="0" wp14:anchorId="14A51FF9" wp14:editId="2938FAC5">
            <wp:extent cx="5321300" cy="464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321300" cy="4648200"/>
                    </a:xfrm>
                    <a:prstGeom prst="rect">
                      <a:avLst/>
                    </a:prstGeom>
                  </pic:spPr>
                </pic:pic>
              </a:graphicData>
            </a:graphic>
          </wp:inline>
        </w:drawing>
      </w:r>
    </w:p>
    <w:p w14:paraId="00000055" w14:textId="4BC8C31F" w:rsidR="00B32E56" w:rsidRDefault="00E57D5A" w:rsidP="008C6462">
      <w:pPr>
        <w:pBdr>
          <w:top w:val="nil"/>
          <w:left w:val="nil"/>
          <w:bottom w:val="nil"/>
          <w:right w:val="nil"/>
          <w:between w:val="nil"/>
        </w:pBdr>
        <w:rPr>
          <w:rFonts w:ascii="Times New Roman" w:eastAsia="Times New Roman" w:hAnsi="Times New Roman" w:cs="Times New Roman"/>
          <w:b/>
          <w:sz w:val="24"/>
          <w:szCs w:val="24"/>
          <w:highlight w:val="white"/>
        </w:rPr>
      </w:pPr>
      <w:commentRangeStart w:id="3"/>
      <w:commentRangeStart w:id="4"/>
      <w:commentRangeStart w:id="5"/>
      <w:commentRangeStart w:id="6"/>
      <w:r>
        <w:rPr>
          <w:rFonts w:ascii="Times New Roman" w:eastAsia="Times New Roman" w:hAnsi="Times New Roman" w:cs="Times New Roman"/>
          <w:b/>
          <w:sz w:val="24"/>
          <w:szCs w:val="24"/>
          <w:highlight w:val="white"/>
        </w:rPr>
        <w:t>Figure 1:</w:t>
      </w:r>
      <w:commentRangeEnd w:id="3"/>
      <w:r>
        <w:commentReference w:id="3"/>
      </w:r>
      <w:commentRangeEnd w:id="4"/>
      <w:r>
        <w:commentReference w:id="4"/>
      </w:r>
      <w:commentRangeEnd w:id="5"/>
      <w:r w:rsidR="0090209B">
        <w:rPr>
          <w:rStyle w:val="CommentReference"/>
        </w:rPr>
        <w:commentReference w:id="5"/>
      </w:r>
      <w:commentRangeEnd w:id="6"/>
      <w:r w:rsidR="00C31AA2">
        <w:rPr>
          <w:rStyle w:val="CommentReference"/>
        </w:rPr>
        <w:commentReference w:id="6"/>
      </w:r>
      <w:r>
        <w:rPr>
          <w:rFonts w:ascii="Times New Roman" w:eastAsia="Times New Roman" w:hAnsi="Times New Roman" w:cs="Times New Roman"/>
          <w:b/>
          <w:sz w:val="24"/>
          <w:szCs w:val="24"/>
          <w:highlight w:val="white"/>
        </w:rPr>
        <w:t xml:space="preserve"> Plots of sex, cardiometabolic, and MDI joint and interaction tests. </w:t>
      </w:r>
      <w:r>
        <w:rPr>
          <w:rFonts w:ascii="Times New Roman" w:eastAsia="Times New Roman" w:hAnsi="Times New Roman" w:cs="Times New Roman"/>
          <w:sz w:val="24"/>
          <w:szCs w:val="24"/>
          <w:highlight w:val="white"/>
        </w:rPr>
        <w:t>The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upper plot shows negative logarithm of joint p-values in a test of main and interaction effects, while the lower plot shows negative logarithm of the interaction test p-values. X-axis corresponds to genomic position. </w:t>
      </w:r>
      <w:ins w:id="7" w:author="Alisa Manning" w:date="2021-05-24T20:50:00Z">
        <w:r>
          <w:rPr>
            <w:rFonts w:ascii="Times New Roman" w:eastAsia="Times New Roman" w:hAnsi="Times New Roman" w:cs="Times New Roman"/>
            <w:sz w:val="24"/>
            <w:szCs w:val="24"/>
            <w:highlight w:val="white"/>
          </w:rPr>
          <w:t>Genome-wide significant results are labeled with the most significant variant at the locus and the nearest gene within XX MB.</w:t>
        </w:r>
      </w:ins>
    </w:p>
    <w:p w14:paraId="00000056" w14:textId="77777777" w:rsidR="00B32E56" w:rsidRDefault="00B32E56">
      <w:pPr>
        <w:jc w:val="both"/>
        <w:rPr>
          <w:rFonts w:ascii="Times New Roman" w:eastAsia="Times New Roman" w:hAnsi="Times New Roman" w:cs="Times New Roman"/>
          <w:b/>
          <w:sz w:val="24"/>
          <w:szCs w:val="24"/>
          <w:highlight w:val="white"/>
        </w:rPr>
      </w:pPr>
    </w:p>
    <w:p w14:paraId="00000057" w14:textId="77777777" w:rsidR="00B32E56" w:rsidRDefault="00E57D5A">
      <w:pPr>
        <w:jc w:val="both"/>
        <w:rPr>
          <w:rFonts w:ascii="Times New Roman" w:eastAsia="Times New Roman" w:hAnsi="Times New Roman" w:cs="Times New Roman"/>
          <w:b/>
          <w:sz w:val="24"/>
          <w:szCs w:val="24"/>
          <w:highlight w:val="white"/>
        </w:rPr>
      </w:pPr>
      <w:r>
        <w:br w:type="page"/>
      </w:r>
    </w:p>
    <w:p w14:paraId="00000058" w14:textId="3197B340" w:rsidR="00B32E56" w:rsidRDefault="00E57D5A">
      <w:pPr>
        <w:jc w:val="both"/>
        <w:rPr>
          <w:sz w:val="26"/>
          <w:szCs w:val="26"/>
          <w:highlight w:val="white"/>
        </w:rPr>
      </w:pPr>
      <w:r>
        <w:rPr>
          <w:rFonts w:ascii="Times New Roman" w:eastAsia="Times New Roman" w:hAnsi="Times New Roman" w:cs="Times New Roman"/>
          <w:b/>
          <w:sz w:val="24"/>
          <w:szCs w:val="24"/>
          <w:highlight w:val="white"/>
        </w:rPr>
        <w:lastRenderedPageBreak/>
        <w:t>Table 2: Genome-wide significant associations from interaction and joint tests. A</w:t>
      </w:r>
      <w:r>
        <w:rPr>
          <w:rFonts w:ascii="Times New Roman" w:eastAsia="Times New Roman" w:hAnsi="Times New Roman" w:cs="Times New Roman"/>
          <w:sz w:val="24"/>
          <w:szCs w:val="24"/>
          <w:highlight w:val="white"/>
        </w:rPr>
        <w:t xml:space="preserve">. Sex interaction and joint tests. </w:t>
      </w:r>
      <w:r>
        <w:rPr>
          <w:rFonts w:ascii="Times New Roman" w:eastAsia="Times New Roman" w:hAnsi="Times New Roman" w:cs="Times New Roman"/>
          <w:b/>
          <w:sz w:val="24"/>
          <w:szCs w:val="24"/>
          <w:highlight w:val="white"/>
        </w:rPr>
        <w:t>B.</w:t>
      </w:r>
      <w:r>
        <w:rPr>
          <w:rFonts w:ascii="Times New Roman" w:eastAsia="Times New Roman" w:hAnsi="Times New Roman" w:cs="Times New Roman"/>
          <w:sz w:val="24"/>
          <w:szCs w:val="24"/>
          <w:highlight w:val="white"/>
        </w:rPr>
        <w:t xml:space="preserve"> Cardiometabolic interaction and joint tests. </w:t>
      </w:r>
    </w:p>
    <w:p w14:paraId="00000059" w14:textId="77777777" w:rsidR="00B32E56" w:rsidRDefault="00B32E56">
      <w:pPr>
        <w:rPr>
          <w:rFonts w:ascii="Times New Roman" w:eastAsia="Times New Roman" w:hAnsi="Times New Roman" w:cs="Times New Roman"/>
          <w:sz w:val="24"/>
          <w:szCs w:val="24"/>
          <w:highlight w:val="white"/>
        </w:rPr>
      </w:pPr>
    </w:p>
    <w:p w14:paraId="0000005A" w14:textId="23C47266" w:rsidR="00B32E56" w:rsidRDefault="00E57D5A">
      <w:pPr>
        <w:rPr>
          <w:sz w:val="26"/>
          <w:szCs w:val="26"/>
          <w:highlight w:val="white"/>
        </w:rPr>
      </w:pPr>
      <w:r>
        <w:rPr>
          <w:rFonts w:ascii="Times New Roman" w:eastAsia="Times New Roman" w:hAnsi="Times New Roman" w:cs="Times New Roman"/>
          <w:sz w:val="24"/>
          <w:szCs w:val="24"/>
          <w:highlight w:val="white"/>
        </w:rPr>
        <w:t xml:space="preserve">A. </w:t>
      </w:r>
    </w:p>
    <w:tbl>
      <w:tblPr>
        <w:tblStyle w:val="a0"/>
        <w:tblW w:w="9417"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973"/>
        <w:gridCol w:w="991"/>
        <w:gridCol w:w="676"/>
        <w:gridCol w:w="1045"/>
        <w:gridCol w:w="704"/>
        <w:gridCol w:w="838"/>
        <w:gridCol w:w="838"/>
        <w:gridCol w:w="838"/>
        <w:gridCol w:w="838"/>
        <w:gridCol w:w="838"/>
        <w:gridCol w:w="838"/>
      </w:tblGrid>
      <w:tr w:rsidR="00B32E56" w14:paraId="14B5F053" w14:textId="77777777">
        <w:trPr>
          <w:trHeight w:val="415"/>
        </w:trPr>
        <w:tc>
          <w:tcPr>
            <w:tcW w:w="972"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5B" w14:textId="77777777" w:rsidR="00B32E56" w:rsidRDefault="00E57D5A">
            <w:pPr>
              <w:widowControl w:val="0"/>
              <w:jc w:val="center"/>
              <w:rPr>
                <w:b/>
                <w:sz w:val="16"/>
                <w:szCs w:val="16"/>
                <w:highlight w:val="white"/>
              </w:rPr>
            </w:pPr>
            <w:r>
              <w:rPr>
                <w:b/>
                <w:sz w:val="16"/>
                <w:szCs w:val="16"/>
                <w:highlight w:val="white"/>
              </w:rPr>
              <w:t>RSID</w:t>
            </w:r>
          </w:p>
        </w:tc>
        <w:tc>
          <w:tcPr>
            <w:tcW w:w="9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C" w14:textId="77777777" w:rsidR="00B32E56" w:rsidRDefault="00E57D5A">
            <w:pPr>
              <w:widowControl w:val="0"/>
              <w:jc w:val="center"/>
              <w:rPr>
                <w:b/>
                <w:sz w:val="16"/>
                <w:szCs w:val="16"/>
                <w:highlight w:val="white"/>
              </w:rPr>
            </w:pPr>
            <w:r>
              <w:rPr>
                <w:b/>
                <w:sz w:val="16"/>
                <w:szCs w:val="16"/>
                <w:highlight w:val="white"/>
              </w:rPr>
              <w:t>location</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D" w14:textId="77777777" w:rsidR="00B32E56" w:rsidRDefault="00E57D5A">
            <w:pPr>
              <w:widowControl w:val="0"/>
              <w:jc w:val="center"/>
              <w:rPr>
                <w:b/>
                <w:sz w:val="16"/>
                <w:szCs w:val="16"/>
                <w:highlight w:val="white"/>
              </w:rPr>
            </w:pPr>
            <w:r>
              <w:rPr>
                <w:b/>
                <w:sz w:val="16"/>
                <w:szCs w:val="16"/>
                <w:highlight w:val="white"/>
              </w:rPr>
              <w:t>Effect Allele</w:t>
            </w:r>
          </w:p>
        </w:tc>
        <w:tc>
          <w:tcPr>
            <w:tcW w:w="10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E" w14:textId="77777777" w:rsidR="00B32E56" w:rsidRDefault="00E57D5A">
            <w:pPr>
              <w:widowControl w:val="0"/>
              <w:jc w:val="center"/>
              <w:rPr>
                <w:b/>
                <w:sz w:val="16"/>
                <w:szCs w:val="16"/>
                <w:highlight w:val="white"/>
              </w:rPr>
            </w:pPr>
            <w:r>
              <w:rPr>
                <w:b/>
                <w:sz w:val="16"/>
                <w:szCs w:val="16"/>
                <w:highlight w:val="white"/>
              </w:rPr>
              <w:t>Non-Effect Allele</w:t>
            </w:r>
          </w:p>
        </w:tc>
        <w:tc>
          <w:tcPr>
            <w:tcW w:w="704"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F"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0"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1" w14:textId="77777777" w:rsidR="00B32E56" w:rsidRDefault="00E57D5A">
            <w:pPr>
              <w:widowControl w:val="0"/>
              <w:jc w:val="center"/>
              <w:rPr>
                <w:b/>
                <w:sz w:val="16"/>
                <w:szCs w:val="16"/>
                <w:highlight w:val="white"/>
              </w:rPr>
            </w:pPr>
            <w:r>
              <w:rPr>
                <w:b/>
                <w:sz w:val="16"/>
                <w:szCs w:val="16"/>
                <w:highlight w:val="white"/>
              </w:rPr>
              <w:t>Joint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2" w14:textId="77777777" w:rsidR="00B32E56" w:rsidRDefault="00E57D5A">
            <w:pPr>
              <w:widowControl w:val="0"/>
              <w:jc w:val="center"/>
              <w:rPr>
                <w:b/>
                <w:sz w:val="16"/>
                <w:szCs w:val="16"/>
                <w:highlight w:val="white"/>
              </w:rPr>
            </w:pPr>
            <w:r>
              <w:rPr>
                <w:b/>
                <w:sz w:val="16"/>
                <w:szCs w:val="16"/>
                <w:highlight w:val="white"/>
              </w:rPr>
              <w:t>OR interaction</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3" w14:textId="77777777" w:rsidR="00B32E56" w:rsidRDefault="00E57D5A">
            <w:pPr>
              <w:widowControl w:val="0"/>
              <w:jc w:val="center"/>
              <w:rPr>
                <w:b/>
                <w:sz w:val="16"/>
                <w:szCs w:val="16"/>
                <w:highlight w:val="white"/>
              </w:rPr>
            </w:pPr>
            <w:r>
              <w:rPr>
                <w:b/>
                <w:sz w:val="16"/>
                <w:szCs w:val="16"/>
                <w:highlight w:val="white"/>
              </w:rPr>
              <w:t>OR combined</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4" w14:textId="77777777" w:rsidR="00B32E56" w:rsidRDefault="00E57D5A">
            <w:pPr>
              <w:widowControl w:val="0"/>
              <w:jc w:val="center"/>
              <w:rPr>
                <w:b/>
                <w:sz w:val="16"/>
                <w:szCs w:val="16"/>
                <w:highlight w:val="white"/>
              </w:rPr>
            </w:pPr>
            <w:r>
              <w:rPr>
                <w:b/>
                <w:sz w:val="16"/>
                <w:szCs w:val="16"/>
                <w:highlight w:val="white"/>
              </w:rPr>
              <w:t>OR in males</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5" w14:textId="77777777" w:rsidR="00B32E56" w:rsidRDefault="00E57D5A">
            <w:pPr>
              <w:widowControl w:val="0"/>
              <w:jc w:val="center"/>
              <w:rPr>
                <w:b/>
                <w:sz w:val="16"/>
                <w:szCs w:val="16"/>
                <w:highlight w:val="white"/>
              </w:rPr>
            </w:pPr>
            <w:r>
              <w:rPr>
                <w:b/>
                <w:sz w:val="16"/>
                <w:szCs w:val="16"/>
                <w:highlight w:val="white"/>
              </w:rPr>
              <w:t>OR in females</w:t>
            </w:r>
          </w:p>
        </w:tc>
      </w:tr>
      <w:tr w:rsidR="00B32E56" w14:paraId="22D1623E"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66" w14:textId="77777777" w:rsidR="00B32E56" w:rsidRDefault="00E57D5A">
            <w:pPr>
              <w:widowControl w:val="0"/>
              <w:rPr>
                <w:sz w:val="16"/>
                <w:szCs w:val="16"/>
                <w:highlight w:val="white"/>
              </w:rPr>
            </w:pPr>
            <w:r>
              <w:rPr>
                <w:sz w:val="16"/>
                <w:szCs w:val="16"/>
                <w:highlight w:val="white"/>
              </w:rPr>
              <w:t>rs2268616</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67" w14:textId="77777777" w:rsidR="00B32E56" w:rsidRDefault="00E57D5A">
            <w:pPr>
              <w:widowControl w:val="0"/>
              <w:rPr>
                <w:sz w:val="16"/>
                <w:szCs w:val="16"/>
                <w:highlight w:val="white"/>
              </w:rPr>
            </w:pPr>
            <w:r>
              <w:rPr>
                <w:sz w:val="16"/>
                <w:szCs w:val="16"/>
                <w:highlight w:val="white"/>
              </w:rPr>
              <w:t>14:75419444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8" w14:textId="77777777" w:rsidR="00B32E56" w:rsidRDefault="00E57D5A">
            <w:pPr>
              <w:widowControl w:val="0"/>
              <w:rPr>
                <w:sz w:val="16"/>
                <w:szCs w:val="16"/>
                <w:highlight w:val="white"/>
              </w:rPr>
            </w:pPr>
            <w:r>
              <w:rPr>
                <w:sz w:val="16"/>
                <w:szCs w:val="16"/>
                <w:highlight w:val="white"/>
              </w:rPr>
              <w:t>G</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9" w14:textId="77777777" w:rsidR="00B32E56" w:rsidRDefault="00E57D5A">
            <w:pPr>
              <w:widowControl w:val="0"/>
              <w:rPr>
                <w:sz w:val="16"/>
                <w:szCs w:val="16"/>
                <w:highlight w:val="white"/>
              </w:rPr>
            </w:pPr>
            <w:r>
              <w:rPr>
                <w:sz w:val="16"/>
                <w:szCs w:val="16"/>
                <w:highlight w:val="white"/>
              </w:rPr>
              <w:t>A</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A" w14:textId="77777777" w:rsidR="00B32E56" w:rsidRDefault="00E57D5A">
            <w:pPr>
              <w:widowControl w:val="0"/>
              <w:rPr>
                <w:sz w:val="16"/>
                <w:szCs w:val="16"/>
                <w:highlight w:val="white"/>
              </w:rPr>
            </w:pPr>
            <w:r>
              <w:rPr>
                <w:sz w:val="16"/>
                <w:szCs w:val="16"/>
                <w:highlight w:val="white"/>
              </w:rPr>
              <w:t>0.018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B" w14:textId="77777777" w:rsidR="00B32E56" w:rsidRDefault="00E57D5A">
            <w:pPr>
              <w:widowControl w:val="0"/>
              <w:rPr>
                <w:sz w:val="16"/>
                <w:szCs w:val="16"/>
                <w:highlight w:val="white"/>
              </w:rPr>
            </w:pPr>
            <w:r>
              <w:rPr>
                <w:sz w:val="16"/>
                <w:szCs w:val="16"/>
                <w:highlight w:val="white"/>
              </w:rPr>
              <w:t>0.14</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C" w14:textId="77777777" w:rsidR="00B32E56" w:rsidRDefault="00E57D5A">
            <w:pPr>
              <w:widowControl w:val="0"/>
              <w:rPr>
                <w:sz w:val="16"/>
                <w:szCs w:val="16"/>
                <w:highlight w:val="white"/>
              </w:rPr>
            </w:pPr>
            <w:r>
              <w:rPr>
                <w:sz w:val="16"/>
                <w:szCs w:val="16"/>
                <w:highlight w:val="white"/>
              </w:rPr>
              <w:t>2.7E-08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D" w14:textId="77777777" w:rsidR="00B32E56" w:rsidRDefault="00E57D5A">
            <w:pPr>
              <w:widowControl w:val="0"/>
              <w:rPr>
                <w:sz w:val="16"/>
                <w:szCs w:val="16"/>
                <w:highlight w:val="white"/>
              </w:rPr>
            </w:pPr>
            <w:r>
              <w:rPr>
                <w:sz w:val="16"/>
                <w:szCs w:val="16"/>
                <w:highlight w:val="white"/>
              </w:rPr>
              <w:t>1.2 [0.87-1.7]</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6E" w14:textId="77777777" w:rsidR="00B32E56" w:rsidRDefault="00E57D5A">
            <w:pPr>
              <w:widowControl w:val="0"/>
              <w:rPr>
                <w:sz w:val="16"/>
                <w:szCs w:val="16"/>
                <w:highlight w:val="white"/>
              </w:rPr>
            </w:pPr>
            <w:r>
              <w:rPr>
                <w:sz w:val="16"/>
                <w:szCs w:val="16"/>
                <w:highlight w:val="white"/>
              </w:rPr>
              <w:t>1.6 [1.4-1.9]</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6F" w14:textId="77777777" w:rsidR="00B32E56" w:rsidRDefault="00E57D5A">
            <w:pPr>
              <w:widowControl w:val="0"/>
              <w:rPr>
                <w:sz w:val="16"/>
                <w:szCs w:val="16"/>
                <w:highlight w:val="white"/>
              </w:rPr>
            </w:pPr>
            <w:r>
              <w:rPr>
                <w:sz w:val="16"/>
                <w:szCs w:val="16"/>
                <w:highlight w:val="white"/>
              </w:rPr>
              <w:t>1.8 [1.4-2.2]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0" w14:textId="77777777" w:rsidR="00B32E56" w:rsidRDefault="00E57D5A">
            <w:pPr>
              <w:widowControl w:val="0"/>
              <w:rPr>
                <w:sz w:val="16"/>
                <w:szCs w:val="16"/>
                <w:highlight w:val="white"/>
              </w:rPr>
            </w:pPr>
            <w:r>
              <w:rPr>
                <w:sz w:val="16"/>
                <w:szCs w:val="16"/>
                <w:highlight w:val="white"/>
              </w:rPr>
              <w:t>1.4 [1.1-1.9]</w:t>
            </w:r>
          </w:p>
        </w:tc>
      </w:tr>
      <w:tr w:rsidR="00B32E56" w14:paraId="55B29FF1"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1" w14:textId="77777777" w:rsidR="00B32E56" w:rsidRDefault="00E57D5A">
            <w:pPr>
              <w:widowControl w:val="0"/>
              <w:rPr>
                <w:sz w:val="16"/>
                <w:szCs w:val="16"/>
                <w:highlight w:val="white"/>
              </w:rPr>
            </w:pPr>
            <w:r>
              <w:rPr>
                <w:sz w:val="16"/>
                <w:szCs w:val="16"/>
                <w:highlight w:val="white"/>
              </w:rPr>
              <w:t>2:218260234_AC_A</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72" w14:textId="77777777" w:rsidR="00B32E56" w:rsidRDefault="00E57D5A">
            <w:pPr>
              <w:widowControl w:val="0"/>
              <w:rPr>
                <w:sz w:val="16"/>
                <w:szCs w:val="16"/>
                <w:highlight w:val="white"/>
              </w:rPr>
            </w:pPr>
            <w:r>
              <w:rPr>
                <w:sz w:val="16"/>
                <w:szCs w:val="16"/>
                <w:highlight w:val="white"/>
              </w:rPr>
              <w:t>2:218260234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3" w14:textId="77777777" w:rsidR="00B32E56" w:rsidRDefault="00E57D5A">
            <w:pPr>
              <w:widowControl w:val="0"/>
              <w:rPr>
                <w:sz w:val="16"/>
                <w:szCs w:val="16"/>
                <w:highlight w:val="white"/>
              </w:rPr>
            </w:pPr>
            <w:r>
              <w:rPr>
                <w:sz w:val="16"/>
                <w:szCs w:val="16"/>
                <w:highlight w:val="white"/>
              </w:rPr>
              <w:t>A</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4" w14:textId="77777777" w:rsidR="00B32E56" w:rsidRDefault="00E57D5A">
            <w:pPr>
              <w:widowControl w:val="0"/>
              <w:rPr>
                <w:sz w:val="16"/>
                <w:szCs w:val="16"/>
                <w:highlight w:val="white"/>
              </w:rPr>
            </w:pPr>
            <w:r>
              <w:rPr>
                <w:sz w:val="16"/>
                <w:szCs w:val="16"/>
                <w:highlight w:val="white"/>
              </w:rPr>
              <w:t>AC</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5" w14:textId="77777777" w:rsidR="00B32E56" w:rsidRDefault="00E57D5A">
            <w:pPr>
              <w:widowControl w:val="0"/>
              <w:rPr>
                <w:sz w:val="16"/>
                <w:szCs w:val="16"/>
                <w:highlight w:val="white"/>
              </w:rPr>
            </w:pPr>
            <w:r>
              <w:rPr>
                <w:sz w:val="16"/>
                <w:szCs w:val="16"/>
                <w:highlight w:val="white"/>
              </w:rPr>
              <w:t>0.026</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6" w14:textId="77777777" w:rsidR="00B32E56" w:rsidRDefault="00E57D5A">
            <w:pPr>
              <w:widowControl w:val="0"/>
              <w:rPr>
                <w:sz w:val="16"/>
                <w:szCs w:val="16"/>
                <w:highlight w:val="white"/>
              </w:rPr>
            </w:pPr>
            <w:r>
              <w:rPr>
                <w:sz w:val="16"/>
                <w:szCs w:val="16"/>
                <w:highlight w:val="white"/>
              </w:rPr>
              <w:t>0.00013</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7" w14:textId="77777777" w:rsidR="00B32E56" w:rsidRDefault="00E57D5A">
            <w:pPr>
              <w:widowControl w:val="0"/>
              <w:rPr>
                <w:sz w:val="16"/>
                <w:szCs w:val="16"/>
                <w:highlight w:val="white"/>
              </w:rPr>
            </w:pPr>
            <w:r>
              <w:rPr>
                <w:sz w:val="16"/>
                <w:szCs w:val="16"/>
                <w:highlight w:val="white"/>
              </w:rPr>
              <w:t>3.0E-08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8" w14:textId="77777777" w:rsidR="00B32E56" w:rsidRDefault="00E57D5A">
            <w:pPr>
              <w:widowControl w:val="0"/>
              <w:rPr>
                <w:sz w:val="16"/>
                <w:szCs w:val="16"/>
                <w:highlight w:val="white"/>
              </w:rPr>
            </w:pPr>
            <w:r>
              <w:rPr>
                <w:sz w:val="16"/>
                <w:szCs w:val="16"/>
                <w:highlight w:val="white"/>
              </w:rPr>
              <w:t>1.7 [1.2-2.4]</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79" w14:textId="77777777" w:rsidR="00B32E56" w:rsidRDefault="00E57D5A">
            <w:pPr>
              <w:widowControl w:val="0"/>
              <w:rPr>
                <w:sz w:val="16"/>
                <w:szCs w:val="16"/>
                <w:highlight w:val="white"/>
              </w:rPr>
            </w:pPr>
            <w:r>
              <w:rPr>
                <w:sz w:val="16"/>
                <w:szCs w:val="16"/>
                <w:highlight w:val="white"/>
              </w:rPr>
              <w:t>1.4 [1.2-1.7]</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A" w14:textId="77777777" w:rsidR="00B32E56" w:rsidRDefault="00E57D5A">
            <w:pPr>
              <w:widowControl w:val="0"/>
              <w:rPr>
                <w:sz w:val="16"/>
                <w:szCs w:val="16"/>
                <w:highlight w:val="white"/>
              </w:rPr>
            </w:pPr>
            <w:r>
              <w:rPr>
                <w:sz w:val="16"/>
                <w:szCs w:val="16"/>
                <w:highlight w:val="white"/>
              </w:rPr>
              <w:t>1.8 [1.5-2.2]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B" w14:textId="77777777" w:rsidR="00B32E56" w:rsidRDefault="00E57D5A">
            <w:pPr>
              <w:widowControl w:val="0"/>
              <w:rPr>
                <w:sz w:val="16"/>
                <w:szCs w:val="16"/>
                <w:highlight w:val="white"/>
              </w:rPr>
            </w:pPr>
            <w:r>
              <w:rPr>
                <w:sz w:val="16"/>
                <w:szCs w:val="16"/>
                <w:highlight w:val="white"/>
              </w:rPr>
              <w:t>1.0 [0.78-1.3]</w:t>
            </w:r>
          </w:p>
        </w:tc>
      </w:tr>
    </w:tbl>
    <w:p w14:paraId="0000007C" w14:textId="77777777" w:rsidR="00B32E56" w:rsidRDefault="00B32E56">
      <w:pPr>
        <w:rPr>
          <w:rFonts w:ascii="Times New Roman" w:eastAsia="Times New Roman" w:hAnsi="Times New Roman" w:cs="Times New Roman"/>
          <w:sz w:val="24"/>
          <w:szCs w:val="24"/>
          <w:highlight w:val="white"/>
        </w:rPr>
      </w:pPr>
    </w:p>
    <w:p w14:paraId="0000007D" w14:textId="77777777" w:rsidR="00B32E56" w:rsidRDefault="00B32E56">
      <w:pPr>
        <w:rPr>
          <w:rFonts w:ascii="Times New Roman" w:eastAsia="Times New Roman" w:hAnsi="Times New Roman" w:cs="Times New Roman"/>
          <w:sz w:val="24"/>
          <w:szCs w:val="24"/>
          <w:highlight w:val="white"/>
        </w:rPr>
      </w:pPr>
    </w:p>
    <w:p w14:paraId="0000007E" w14:textId="426565DB" w:rsidR="00B32E56" w:rsidRDefault="00E57D5A">
      <w:pPr>
        <w:rPr>
          <w:sz w:val="26"/>
          <w:szCs w:val="26"/>
          <w:highlight w:val="white"/>
        </w:rPr>
      </w:pPr>
      <w:r>
        <w:rPr>
          <w:rFonts w:ascii="Times New Roman" w:eastAsia="Times New Roman" w:hAnsi="Times New Roman" w:cs="Times New Roman"/>
          <w:sz w:val="24"/>
          <w:szCs w:val="24"/>
          <w:highlight w:val="white"/>
        </w:rPr>
        <w:t xml:space="preserve">B. </w:t>
      </w:r>
    </w:p>
    <w:tbl>
      <w:tblPr>
        <w:tblStyle w:val="a1"/>
        <w:tblW w:w="9510" w:type="dxa"/>
        <w:tblBorders>
          <w:top w:val="nil"/>
          <w:left w:val="nil"/>
          <w:bottom w:val="nil"/>
          <w:right w:val="nil"/>
          <w:insideH w:val="nil"/>
          <w:insideV w:val="nil"/>
        </w:tblBorders>
        <w:tblLayout w:type="fixed"/>
        <w:tblLook w:val="0600" w:firstRow="0" w:lastRow="0" w:firstColumn="0" w:lastColumn="0" w:noHBand="1" w:noVBand="1"/>
      </w:tblPr>
      <w:tblGrid>
        <w:gridCol w:w="1035"/>
        <w:gridCol w:w="735"/>
        <w:gridCol w:w="435"/>
        <w:gridCol w:w="435"/>
        <w:gridCol w:w="675"/>
        <w:gridCol w:w="855"/>
        <w:gridCol w:w="855"/>
        <w:gridCol w:w="855"/>
        <w:gridCol w:w="915"/>
        <w:gridCol w:w="855"/>
        <w:gridCol w:w="945"/>
        <w:gridCol w:w="915"/>
      </w:tblGrid>
      <w:tr w:rsidR="00B32E56" w14:paraId="40AEBBF7" w14:textId="77777777">
        <w:trPr>
          <w:trHeight w:val="41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F" w14:textId="77777777" w:rsidR="00B32E56" w:rsidRDefault="00E57D5A">
            <w:pPr>
              <w:widowControl w:val="0"/>
              <w:jc w:val="center"/>
              <w:rPr>
                <w:b/>
                <w:sz w:val="16"/>
                <w:szCs w:val="16"/>
                <w:highlight w:val="white"/>
              </w:rPr>
            </w:pPr>
            <w:r>
              <w:rPr>
                <w:b/>
                <w:sz w:val="16"/>
                <w:szCs w:val="16"/>
                <w:highlight w:val="white"/>
              </w:rPr>
              <w:t>RSID</w:t>
            </w:r>
          </w:p>
        </w:tc>
        <w:tc>
          <w:tcPr>
            <w:tcW w:w="7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0" w14:textId="77777777" w:rsidR="00B32E56" w:rsidRDefault="00E57D5A">
            <w:pPr>
              <w:widowControl w:val="0"/>
              <w:jc w:val="center"/>
              <w:rPr>
                <w:b/>
                <w:sz w:val="16"/>
                <w:szCs w:val="16"/>
                <w:highlight w:val="white"/>
              </w:rPr>
            </w:pPr>
            <w:r>
              <w:rPr>
                <w:b/>
                <w:sz w:val="16"/>
                <w:szCs w:val="16"/>
                <w:highlight w:val="white"/>
              </w:rPr>
              <w:t>location</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1" w14:textId="77777777" w:rsidR="00B32E56" w:rsidRDefault="00E57D5A">
            <w:pPr>
              <w:widowControl w:val="0"/>
              <w:jc w:val="center"/>
              <w:rPr>
                <w:b/>
                <w:sz w:val="16"/>
                <w:szCs w:val="16"/>
                <w:highlight w:val="white"/>
              </w:rPr>
            </w:pPr>
            <w:r>
              <w:rPr>
                <w:b/>
                <w:sz w:val="16"/>
                <w:szCs w:val="16"/>
                <w:highlight w:val="white"/>
              </w:rPr>
              <w:t>Effect Allele</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2" w14:textId="77777777" w:rsidR="00B32E56" w:rsidRDefault="00E57D5A">
            <w:pPr>
              <w:widowControl w:val="0"/>
              <w:jc w:val="center"/>
              <w:rPr>
                <w:b/>
                <w:sz w:val="16"/>
                <w:szCs w:val="16"/>
                <w:highlight w:val="white"/>
              </w:rPr>
            </w:pPr>
            <w:r>
              <w:rPr>
                <w:b/>
                <w:sz w:val="16"/>
                <w:szCs w:val="16"/>
                <w:highlight w:val="white"/>
              </w:rPr>
              <w:t>Non-Effect Allele</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3"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4"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5" w14:textId="77777777" w:rsidR="00B32E56" w:rsidRDefault="00E57D5A">
            <w:pPr>
              <w:widowControl w:val="0"/>
              <w:jc w:val="center"/>
              <w:rPr>
                <w:b/>
                <w:sz w:val="16"/>
                <w:szCs w:val="16"/>
                <w:highlight w:val="white"/>
              </w:rPr>
            </w:pPr>
            <w:r>
              <w:rPr>
                <w:b/>
                <w:sz w:val="16"/>
                <w:szCs w:val="16"/>
                <w:highlight w:val="white"/>
              </w:rPr>
              <w:t>Joint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6" w14:textId="77777777" w:rsidR="00B32E56" w:rsidRDefault="00E57D5A">
            <w:pPr>
              <w:widowControl w:val="0"/>
              <w:jc w:val="center"/>
              <w:rPr>
                <w:b/>
                <w:sz w:val="16"/>
                <w:szCs w:val="16"/>
                <w:highlight w:val="white"/>
              </w:rPr>
            </w:pPr>
            <w:r>
              <w:rPr>
                <w:b/>
                <w:sz w:val="16"/>
                <w:szCs w:val="16"/>
                <w:highlight w:val="white"/>
              </w:rPr>
              <w:t>OR combined</w:t>
            </w:r>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7" w14:textId="77777777" w:rsidR="00B32E56" w:rsidRDefault="00E57D5A">
            <w:pPr>
              <w:widowControl w:val="0"/>
              <w:jc w:val="center"/>
              <w:rPr>
                <w:b/>
                <w:sz w:val="16"/>
                <w:szCs w:val="16"/>
                <w:highlight w:val="white"/>
              </w:rPr>
            </w:pPr>
            <w:r>
              <w:rPr>
                <w:b/>
                <w:sz w:val="16"/>
                <w:szCs w:val="16"/>
                <w:highlight w:val="white"/>
              </w:rPr>
              <w:t>OR in no_t2d</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8" w14:textId="77777777" w:rsidR="00B32E56" w:rsidRDefault="00E57D5A">
            <w:pPr>
              <w:widowControl w:val="0"/>
              <w:jc w:val="center"/>
              <w:rPr>
                <w:b/>
                <w:sz w:val="16"/>
                <w:szCs w:val="16"/>
                <w:highlight w:val="white"/>
              </w:rPr>
            </w:pPr>
            <w:r>
              <w:rPr>
                <w:b/>
                <w:sz w:val="16"/>
                <w:szCs w:val="16"/>
                <w:highlight w:val="white"/>
              </w:rPr>
              <w:t>OR in T2D</w:t>
            </w:r>
          </w:p>
        </w:tc>
        <w:tc>
          <w:tcPr>
            <w:tcW w:w="9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9" w14:textId="77777777" w:rsidR="00B32E56" w:rsidRDefault="00E57D5A">
            <w:pPr>
              <w:widowControl w:val="0"/>
              <w:jc w:val="center"/>
              <w:rPr>
                <w:b/>
                <w:sz w:val="16"/>
                <w:szCs w:val="16"/>
                <w:highlight w:val="white"/>
              </w:rPr>
            </w:pPr>
            <w:r>
              <w:rPr>
                <w:b/>
                <w:sz w:val="16"/>
                <w:szCs w:val="16"/>
                <w:highlight w:val="white"/>
              </w:rPr>
              <w:t xml:space="preserve">OR in </w:t>
            </w:r>
            <w:proofErr w:type="spellStart"/>
            <w:r>
              <w:rPr>
                <w:b/>
                <w:sz w:val="16"/>
                <w:szCs w:val="16"/>
                <w:highlight w:val="white"/>
              </w:rPr>
              <w:t>no_obesity</w:t>
            </w:r>
            <w:proofErr w:type="spellEnd"/>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A" w14:textId="77777777" w:rsidR="00B32E56" w:rsidRDefault="00E57D5A">
            <w:pPr>
              <w:widowControl w:val="0"/>
              <w:jc w:val="center"/>
              <w:rPr>
                <w:b/>
                <w:sz w:val="16"/>
                <w:szCs w:val="16"/>
                <w:highlight w:val="white"/>
              </w:rPr>
            </w:pPr>
            <w:r>
              <w:rPr>
                <w:b/>
                <w:sz w:val="16"/>
                <w:szCs w:val="16"/>
                <w:highlight w:val="white"/>
              </w:rPr>
              <w:t>OR in obesity</w:t>
            </w:r>
          </w:p>
        </w:tc>
      </w:tr>
      <w:tr w:rsidR="00B32E56" w14:paraId="0A6DBD4A" w14:textId="77777777">
        <w:trPr>
          <w:trHeight w:val="415"/>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8B" w14:textId="77777777" w:rsidR="00B32E56" w:rsidRDefault="00E57D5A">
            <w:pPr>
              <w:widowControl w:val="0"/>
              <w:rPr>
                <w:sz w:val="16"/>
                <w:szCs w:val="16"/>
                <w:highlight w:val="white"/>
              </w:rPr>
            </w:pPr>
            <w:r>
              <w:rPr>
                <w:sz w:val="16"/>
                <w:szCs w:val="16"/>
                <w:highlight w:val="white"/>
              </w:rPr>
              <w:t>rs148793499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8C" w14:textId="77777777" w:rsidR="00B32E56" w:rsidRDefault="00E57D5A">
            <w:pPr>
              <w:widowControl w:val="0"/>
              <w:rPr>
                <w:sz w:val="16"/>
                <w:szCs w:val="16"/>
                <w:highlight w:val="white"/>
              </w:rPr>
            </w:pPr>
            <w:r>
              <w:rPr>
                <w:sz w:val="16"/>
                <w:szCs w:val="16"/>
                <w:highlight w:val="white"/>
              </w:rPr>
              <w:t>18:58314588</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D" w14:textId="77777777" w:rsidR="00B32E56" w:rsidRDefault="00E57D5A">
            <w:pPr>
              <w:widowControl w:val="0"/>
              <w:rPr>
                <w:sz w:val="16"/>
                <w:szCs w:val="16"/>
                <w:highlight w:val="white"/>
              </w:rPr>
            </w:pPr>
            <w:r>
              <w:rPr>
                <w:sz w:val="16"/>
                <w:szCs w:val="16"/>
                <w:highlight w:val="white"/>
              </w:rPr>
              <w:t>C</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E" w14:textId="77777777" w:rsidR="00B32E56" w:rsidRDefault="00E57D5A">
            <w:pPr>
              <w:widowControl w:val="0"/>
              <w:rPr>
                <w:sz w:val="16"/>
                <w:szCs w:val="16"/>
                <w:highlight w:val="white"/>
              </w:rPr>
            </w:pPr>
            <w:r>
              <w:rPr>
                <w:sz w:val="16"/>
                <w:szCs w:val="16"/>
                <w:highlight w:val="white"/>
              </w:rPr>
              <w:t>T</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F" w14:textId="77777777" w:rsidR="00B32E56" w:rsidRDefault="00E57D5A">
            <w:pPr>
              <w:widowControl w:val="0"/>
              <w:rPr>
                <w:sz w:val="16"/>
                <w:szCs w:val="16"/>
                <w:highlight w:val="white"/>
              </w:rPr>
            </w:pPr>
            <w:r>
              <w:rPr>
                <w:sz w:val="16"/>
                <w:szCs w:val="16"/>
                <w:highlight w:val="white"/>
              </w:rPr>
              <w:t>0.010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0" w14:textId="77777777" w:rsidR="00B32E56" w:rsidRDefault="00E57D5A">
            <w:pPr>
              <w:widowControl w:val="0"/>
              <w:rPr>
                <w:sz w:val="16"/>
                <w:szCs w:val="16"/>
                <w:highlight w:val="white"/>
              </w:rPr>
            </w:pPr>
            <w:r>
              <w:rPr>
                <w:sz w:val="16"/>
                <w:szCs w:val="16"/>
                <w:highlight w:val="white"/>
              </w:rPr>
              <w:t>8.4E-06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1" w14:textId="77777777" w:rsidR="00B32E56" w:rsidRDefault="00E57D5A">
            <w:pPr>
              <w:widowControl w:val="0"/>
              <w:rPr>
                <w:sz w:val="16"/>
                <w:szCs w:val="16"/>
                <w:highlight w:val="white"/>
              </w:rPr>
            </w:pPr>
            <w:r>
              <w:rPr>
                <w:sz w:val="16"/>
                <w:szCs w:val="16"/>
                <w:highlight w:val="white"/>
              </w:rPr>
              <w:t>1.3E-08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2" w14:textId="77777777" w:rsidR="00B32E56" w:rsidRDefault="00E57D5A">
            <w:pPr>
              <w:widowControl w:val="0"/>
              <w:rPr>
                <w:sz w:val="16"/>
                <w:szCs w:val="16"/>
                <w:highlight w:val="white"/>
              </w:rPr>
            </w:pPr>
            <w:r>
              <w:rPr>
                <w:sz w:val="16"/>
                <w:szCs w:val="16"/>
                <w:highlight w:val="white"/>
              </w:rPr>
              <w:t>1.6 [1.3-2.03]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3" w14:textId="77777777" w:rsidR="00B32E56" w:rsidRDefault="00E57D5A">
            <w:pPr>
              <w:widowControl w:val="0"/>
              <w:rPr>
                <w:sz w:val="16"/>
                <w:szCs w:val="16"/>
                <w:highlight w:val="white"/>
              </w:rPr>
            </w:pPr>
            <w:r>
              <w:rPr>
                <w:sz w:val="16"/>
                <w:szCs w:val="16"/>
                <w:highlight w:val="white"/>
              </w:rPr>
              <w:t>1.6 [1.2-2.0]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94" w14:textId="77777777" w:rsidR="00B32E56" w:rsidRDefault="00E57D5A">
            <w:pPr>
              <w:widowControl w:val="0"/>
              <w:rPr>
                <w:sz w:val="16"/>
                <w:szCs w:val="16"/>
                <w:highlight w:val="white"/>
              </w:rPr>
            </w:pPr>
            <w:r>
              <w:rPr>
                <w:sz w:val="16"/>
                <w:szCs w:val="16"/>
                <w:highlight w:val="white"/>
              </w:rPr>
              <w:t>2.0[1.0-3.9]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95" w14:textId="77777777" w:rsidR="00B32E56" w:rsidRDefault="00E57D5A">
            <w:pPr>
              <w:widowControl w:val="0"/>
              <w:rPr>
                <w:sz w:val="16"/>
                <w:szCs w:val="16"/>
                <w:highlight w:val="white"/>
              </w:rPr>
            </w:pPr>
            <w:r>
              <w:rPr>
                <w:sz w:val="16"/>
                <w:szCs w:val="16"/>
                <w:highlight w:val="white"/>
              </w:rPr>
              <w:t>1.2[0.83-1.7]</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6" w14:textId="77777777" w:rsidR="00B32E56" w:rsidRDefault="00E57D5A">
            <w:pPr>
              <w:widowControl w:val="0"/>
              <w:rPr>
                <w:sz w:val="16"/>
                <w:szCs w:val="16"/>
                <w:highlight w:val="white"/>
              </w:rPr>
            </w:pPr>
            <w:r>
              <w:rPr>
                <w:sz w:val="16"/>
                <w:szCs w:val="16"/>
                <w:highlight w:val="white"/>
              </w:rPr>
              <w:t>2.4[1.7-3.3]</w:t>
            </w:r>
          </w:p>
        </w:tc>
      </w:tr>
      <w:tr w:rsidR="00B32E56" w14:paraId="2F036918"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97" w14:textId="77777777" w:rsidR="00B32E56" w:rsidRDefault="00E57D5A">
            <w:pPr>
              <w:widowControl w:val="0"/>
              <w:rPr>
                <w:sz w:val="16"/>
                <w:szCs w:val="16"/>
                <w:highlight w:val="white"/>
              </w:rPr>
            </w:pPr>
            <w:r>
              <w:rPr>
                <w:sz w:val="16"/>
                <w:szCs w:val="16"/>
                <w:highlight w:val="white"/>
              </w:rPr>
              <w:t>rs11115199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98" w14:textId="77777777" w:rsidR="00B32E56" w:rsidRDefault="00E57D5A">
            <w:pPr>
              <w:widowControl w:val="0"/>
              <w:rPr>
                <w:sz w:val="16"/>
                <w:szCs w:val="16"/>
                <w:highlight w:val="white"/>
              </w:rPr>
            </w:pPr>
            <w:r>
              <w:rPr>
                <w:sz w:val="16"/>
                <w:szCs w:val="16"/>
                <w:highlight w:val="white"/>
              </w:rPr>
              <w:t>12:82510665</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9" w14:textId="77777777" w:rsidR="00B32E56" w:rsidRDefault="00E57D5A">
            <w:pPr>
              <w:widowControl w:val="0"/>
              <w:rPr>
                <w:sz w:val="16"/>
                <w:szCs w:val="16"/>
                <w:highlight w:val="white"/>
              </w:rPr>
            </w:pPr>
            <w:r>
              <w:rPr>
                <w:sz w:val="16"/>
                <w:szCs w:val="16"/>
                <w:highlight w:val="white"/>
              </w:rPr>
              <w:t>T</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A" w14:textId="77777777" w:rsidR="00B32E56" w:rsidRDefault="00E57D5A">
            <w:pPr>
              <w:widowControl w:val="0"/>
              <w:rPr>
                <w:sz w:val="16"/>
                <w:szCs w:val="16"/>
                <w:highlight w:val="white"/>
              </w:rPr>
            </w:pPr>
            <w:r>
              <w:rPr>
                <w:sz w:val="16"/>
                <w:szCs w:val="16"/>
                <w:highlight w:val="white"/>
              </w:rPr>
              <w:t>G</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B" w14:textId="77777777" w:rsidR="00B32E56" w:rsidRDefault="00E57D5A">
            <w:pPr>
              <w:widowControl w:val="0"/>
              <w:rPr>
                <w:sz w:val="16"/>
                <w:szCs w:val="16"/>
                <w:highlight w:val="white"/>
              </w:rPr>
            </w:pPr>
            <w:r>
              <w:rPr>
                <w:sz w:val="16"/>
                <w:szCs w:val="16"/>
                <w:highlight w:val="white"/>
              </w:rPr>
              <w:t>0.020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C" w14:textId="77777777" w:rsidR="00B32E56" w:rsidRDefault="00E57D5A">
            <w:pPr>
              <w:widowControl w:val="0"/>
              <w:rPr>
                <w:sz w:val="16"/>
                <w:szCs w:val="16"/>
                <w:highlight w:val="white"/>
              </w:rPr>
            </w:pPr>
            <w:r>
              <w:rPr>
                <w:sz w:val="16"/>
                <w:szCs w:val="16"/>
                <w:highlight w:val="white"/>
              </w:rPr>
              <w:t>1.4E-08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D" w14:textId="77777777" w:rsidR="00B32E56" w:rsidRDefault="00E57D5A">
            <w:pPr>
              <w:widowControl w:val="0"/>
              <w:rPr>
                <w:sz w:val="16"/>
                <w:szCs w:val="16"/>
                <w:highlight w:val="white"/>
              </w:rPr>
            </w:pPr>
            <w:r>
              <w:rPr>
                <w:sz w:val="16"/>
                <w:szCs w:val="16"/>
                <w:highlight w:val="white"/>
              </w:rPr>
              <w:t>4.8E-08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E" w14:textId="77777777" w:rsidR="00B32E56" w:rsidRDefault="00E57D5A">
            <w:pPr>
              <w:widowControl w:val="0"/>
              <w:rPr>
                <w:sz w:val="16"/>
                <w:szCs w:val="16"/>
                <w:highlight w:val="white"/>
              </w:rPr>
            </w:pPr>
            <w:r>
              <w:rPr>
                <w:sz w:val="16"/>
                <w:szCs w:val="16"/>
                <w:highlight w:val="white"/>
              </w:rPr>
              <w:t>0.91 [0.74-1.1]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F" w14:textId="77777777" w:rsidR="00B32E56" w:rsidRDefault="00E57D5A">
            <w:pPr>
              <w:widowControl w:val="0"/>
              <w:rPr>
                <w:sz w:val="16"/>
                <w:szCs w:val="16"/>
                <w:highlight w:val="white"/>
              </w:rPr>
            </w:pPr>
            <w:r>
              <w:rPr>
                <w:sz w:val="16"/>
                <w:szCs w:val="16"/>
                <w:highlight w:val="white"/>
              </w:rPr>
              <w:t>0.72 [0.56-0.92]</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0" w14:textId="77777777" w:rsidR="00B32E56" w:rsidRDefault="00E57D5A">
            <w:pPr>
              <w:widowControl w:val="0"/>
              <w:rPr>
                <w:sz w:val="16"/>
                <w:szCs w:val="16"/>
                <w:highlight w:val="white"/>
              </w:rPr>
            </w:pPr>
            <w:r>
              <w:rPr>
                <w:sz w:val="16"/>
                <w:szCs w:val="16"/>
                <w:highlight w:val="white"/>
              </w:rPr>
              <w:t>2.6 [1.7-3.9]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1" w14:textId="77777777" w:rsidR="00B32E56" w:rsidRDefault="00E57D5A">
            <w:pPr>
              <w:widowControl w:val="0"/>
              <w:rPr>
                <w:sz w:val="16"/>
                <w:szCs w:val="16"/>
                <w:highlight w:val="white"/>
              </w:rPr>
            </w:pPr>
            <w:r>
              <w:rPr>
                <w:sz w:val="16"/>
                <w:szCs w:val="16"/>
                <w:highlight w:val="white"/>
              </w:rPr>
              <w:t>1.0 [0.74-1.3]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2" w14:textId="77777777" w:rsidR="00B32E56" w:rsidRDefault="00E57D5A">
            <w:pPr>
              <w:widowControl w:val="0"/>
              <w:rPr>
                <w:sz w:val="16"/>
                <w:szCs w:val="16"/>
                <w:highlight w:val="white"/>
              </w:rPr>
            </w:pPr>
            <w:r>
              <w:rPr>
                <w:sz w:val="16"/>
                <w:szCs w:val="16"/>
                <w:highlight w:val="white"/>
              </w:rPr>
              <w:t>0.85 [0.59-1.2]</w:t>
            </w:r>
          </w:p>
        </w:tc>
      </w:tr>
      <w:tr w:rsidR="00B32E56" w14:paraId="30E393D0"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A3" w14:textId="77777777" w:rsidR="00B32E56" w:rsidRDefault="00E57D5A">
            <w:pPr>
              <w:widowControl w:val="0"/>
              <w:rPr>
                <w:sz w:val="16"/>
                <w:szCs w:val="16"/>
                <w:highlight w:val="white"/>
              </w:rPr>
            </w:pPr>
            <w:r>
              <w:rPr>
                <w:sz w:val="16"/>
                <w:szCs w:val="16"/>
                <w:highlight w:val="white"/>
              </w:rPr>
              <w:t>rs182113773</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A4" w14:textId="77777777" w:rsidR="00B32E56" w:rsidRDefault="00E57D5A">
            <w:pPr>
              <w:widowControl w:val="0"/>
              <w:rPr>
                <w:sz w:val="16"/>
                <w:szCs w:val="16"/>
                <w:highlight w:val="white"/>
              </w:rPr>
            </w:pPr>
            <w:r>
              <w:rPr>
                <w:sz w:val="16"/>
                <w:szCs w:val="16"/>
                <w:highlight w:val="white"/>
              </w:rPr>
              <w:t>7:20239837</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5" w14:textId="77777777" w:rsidR="00B32E56" w:rsidRDefault="00E57D5A">
            <w:pPr>
              <w:widowControl w:val="0"/>
              <w:rPr>
                <w:sz w:val="16"/>
                <w:szCs w:val="16"/>
                <w:highlight w:val="white"/>
              </w:rPr>
            </w:pPr>
            <w:r>
              <w:rPr>
                <w:sz w:val="16"/>
                <w:szCs w:val="16"/>
                <w:highlight w:val="white"/>
              </w:rPr>
              <w:t>A</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6" w14:textId="77777777" w:rsidR="00B32E56" w:rsidRDefault="00E57D5A">
            <w:pPr>
              <w:widowControl w:val="0"/>
              <w:rPr>
                <w:sz w:val="16"/>
                <w:szCs w:val="16"/>
                <w:highlight w:val="white"/>
              </w:rPr>
            </w:pPr>
            <w:r>
              <w:rPr>
                <w:sz w:val="16"/>
                <w:szCs w:val="16"/>
                <w:highlight w:val="white"/>
              </w:rPr>
              <w:t>C</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7" w14:textId="77777777" w:rsidR="00B32E56" w:rsidRDefault="00E57D5A">
            <w:pPr>
              <w:widowControl w:val="0"/>
              <w:rPr>
                <w:sz w:val="16"/>
                <w:szCs w:val="16"/>
                <w:highlight w:val="white"/>
              </w:rPr>
            </w:pPr>
            <w:r>
              <w:rPr>
                <w:sz w:val="16"/>
                <w:szCs w:val="16"/>
                <w:highlight w:val="white"/>
              </w:rPr>
              <w:t>0.015</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8" w14:textId="77777777" w:rsidR="00B32E56" w:rsidRDefault="00E57D5A">
            <w:pPr>
              <w:widowControl w:val="0"/>
              <w:rPr>
                <w:sz w:val="16"/>
                <w:szCs w:val="16"/>
                <w:highlight w:val="white"/>
              </w:rPr>
            </w:pPr>
            <w:r>
              <w:rPr>
                <w:sz w:val="16"/>
                <w:szCs w:val="16"/>
                <w:highlight w:val="white"/>
              </w:rPr>
              <w:t>0.053</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9" w14:textId="77777777" w:rsidR="00B32E56" w:rsidRDefault="00E57D5A">
            <w:pPr>
              <w:widowControl w:val="0"/>
              <w:rPr>
                <w:sz w:val="16"/>
                <w:szCs w:val="16"/>
                <w:highlight w:val="white"/>
              </w:rPr>
            </w:pPr>
            <w:r>
              <w:rPr>
                <w:sz w:val="16"/>
                <w:szCs w:val="16"/>
                <w:highlight w:val="white"/>
              </w:rPr>
              <w:t>2.7E-08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AA" w14:textId="77777777" w:rsidR="00B32E56" w:rsidRDefault="00E57D5A">
            <w:pPr>
              <w:widowControl w:val="0"/>
              <w:rPr>
                <w:sz w:val="16"/>
                <w:szCs w:val="16"/>
                <w:highlight w:val="white"/>
              </w:rPr>
            </w:pPr>
            <w:r>
              <w:rPr>
                <w:sz w:val="16"/>
                <w:szCs w:val="16"/>
                <w:highlight w:val="white"/>
              </w:rPr>
              <w:t>1.7</w:t>
            </w:r>
          </w:p>
          <w:p w14:paraId="000000AB" w14:textId="77777777" w:rsidR="00B32E56" w:rsidRDefault="00E57D5A">
            <w:pPr>
              <w:widowControl w:val="0"/>
              <w:rPr>
                <w:sz w:val="16"/>
                <w:szCs w:val="16"/>
                <w:highlight w:val="white"/>
              </w:rPr>
            </w:pPr>
            <w:r>
              <w:rPr>
                <w:sz w:val="16"/>
                <w:szCs w:val="16"/>
                <w:highlight w:val="white"/>
              </w:rPr>
              <w:t>[1.4-2.1]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C" w14:textId="77777777" w:rsidR="00B32E56" w:rsidRDefault="00E57D5A">
            <w:pPr>
              <w:widowControl w:val="0"/>
              <w:rPr>
                <w:sz w:val="16"/>
                <w:szCs w:val="16"/>
                <w:highlight w:val="white"/>
              </w:rPr>
            </w:pPr>
            <w:r>
              <w:rPr>
                <w:sz w:val="16"/>
                <w:szCs w:val="16"/>
                <w:highlight w:val="white"/>
              </w:rPr>
              <w:t>1.6 [1.3-2.0]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D" w14:textId="77777777" w:rsidR="00B32E56" w:rsidRDefault="00E57D5A">
            <w:pPr>
              <w:widowControl w:val="0"/>
              <w:rPr>
                <w:sz w:val="16"/>
                <w:szCs w:val="16"/>
                <w:highlight w:val="white"/>
              </w:rPr>
            </w:pPr>
            <w:r>
              <w:rPr>
                <w:sz w:val="16"/>
                <w:szCs w:val="16"/>
                <w:highlight w:val="white"/>
              </w:rPr>
              <w:t>2.6 [1.6-4.3]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E" w14:textId="77777777" w:rsidR="00B32E56" w:rsidRDefault="00E57D5A">
            <w:pPr>
              <w:widowControl w:val="0"/>
              <w:rPr>
                <w:sz w:val="16"/>
                <w:szCs w:val="16"/>
                <w:highlight w:val="white"/>
              </w:rPr>
            </w:pPr>
            <w:r>
              <w:rPr>
                <w:sz w:val="16"/>
                <w:szCs w:val="16"/>
                <w:highlight w:val="white"/>
              </w:rPr>
              <w:t>1.6[1.3-2.1]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F" w14:textId="77777777" w:rsidR="00B32E56" w:rsidRDefault="00E57D5A">
            <w:pPr>
              <w:widowControl w:val="0"/>
              <w:rPr>
                <w:sz w:val="16"/>
                <w:szCs w:val="16"/>
                <w:highlight w:val="white"/>
              </w:rPr>
            </w:pPr>
            <w:r>
              <w:rPr>
                <w:sz w:val="16"/>
                <w:szCs w:val="16"/>
                <w:highlight w:val="white"/>
              </w:rPr>
              <w:t>1.9[1.4-2.6]</w:t>
            </w:r>
          </w:p>
        </w:tc>
      </w:tr>
      <w:tr w:rsidR="00B32E56" w14:paraId="25AA6117"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B0" w14:textId="77777777" w:rsidR="00B32E56" w:rsidRDefault="00E57D5A">
            <w:pPr>
              <w:widowControl w:val="0"/>
              <w:rPr>
                <w:sz w:val="16"/>
                <w:szCs w:val="16"/>
                <w:highlight w:val="white"/>
              </w:rPr>
            </w:pPr>
            <w:r>
              <w:rPr>
                <w:sz w:val="16"/>
                <w:szCs w:val="16"/>
                <w:highlight w:val="white"/>
              </w:rPr>
              <w:t>rs2268616</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B1" w14:textId="77777777" w:rsidR="00B32E56" w:rsidRDefault="00E57D5A">
            <w:pPr>
              <w:widowControl w:val="0"/>
              <w:rPr>
                <w:sz w:val="16"/>
                <w:szCs w:val="16"/>
                <w:highlight w:val="white"/>
              </w:rPr>
            </w:pPr>
            <w:r>
              <w:rPr>
                <w:sz w:val="16"/>
                <w:szCs w:val="16"/>
                <w:highlight w:val="white"/>
              </w:rPr>
              <w:t>14:75419444</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2" w14:textId="77777777" w:rsidR="00B32E56" w:rsidRDefault="00E57D5A">
            <w:pPr>
              <w:widowControl w:val="0"/>
              <w:rPr>
                <w:sz w:val="16"/>
                <w:szCs w:val="16"/>
                <w:highlight w:val="white"/>
              </w:rPr>
            </w:pPr>
            <w:r>
              <w:rPr>
                <w:sz w:val="16"/>
                <w:szCs w:val="16"/>
                <w:highlight w:val="white"/>
              </w:rPr>
              <w:t>G</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3" w14:textId="77777777" w:rsidR="00B32E56" w:rsidRDefault="00E57D5A">
            <w:pPr>
              <w:widowControl w:val="0"/>
              <w:rPr>
                <w:sz w:val="16"/>
                <w:szCs w:val="16"/>
                <w:highlight w:val="white"/>
              </w:rPr>
            </w:pPr>
            <w:r>
              <w:rPr>
                <w:sz w:val="16"/>
                <w:szCs w:val="16"/>
                <w:highlight w:val="white"/>
              </w:rPr>
              <w:t>A</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4" w14:textId="77777777" w:rsidR="00B32E56" w:rsidRDefault="00E57D5A">
            <w:pPr>
              <w:widowControl w:val="0"/>
              <w:rPr>
                <w:sz w:val="16"/>
                <w:szCs w:val="16"/>
                <w:highlight w:val="white"/>
              </w:rPr>
            </w:pPr>
            <w:r>
              <w:rPr>
                <w:sz w:val="16"/>
                <w:szCs w:val="16"/>
                <w:highlight w:val="white"/>
              </w:rPr>
              <w:t>0.018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5" w14:textId="77777777" w:rsidR="00B32E56" w:rsidRDefault="00E57D5A">
            <w:pPr>
              <w:widowControl w:val="0"/>
              <w:rPr>
                <w:sz w:val="16"/>
                <w:szCs w:val="16"/>
                <w:highlight w:val="white"/>
              </w:rPr>
            </w:pPr>
            <w:r>
              <w:rPr>
                <w:sz w:val="16"/>
                <w:szCs w:val="16"/>
                <w:highlight w:val="white"/>
              </w:rPr>
              <w:t>0.26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6" w14:textId="77777777" w:rsidR="00B32E56" w:rsidRDefault="00E57D5A">
            <w:pPr>
              <w:widowControl w:val="0"/>
              <w:rPr>
                <w:sz w:val="16"/>
                <w:szCs w:val="16"/>
                <w:highlight w:val="white"/>
              </w:rPr>
            </w:pPr>
            <w:r>
              <w:rPr>
                <w:sz w:val="16"/>
                <w:szCs w:val="16"/>
                <w:highlight w:val="white"/>
              </w:rPr>
              <w:t>3.9E-08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B7" w14:textId="77777777" w:rsidR="00B32E56" w:rsidRDefault="00E57D5A">
            <w:pPr>
              <w:widowControl w:val="0"/>
              <w:rPr>
                <w:sz w:val="16"/>
                <w:szCs w:val="16"/>
                <w:highlight w:val="white"/>
              </w:rPr>
            </w:pPr>
            <w:r>
              <w:rPr>
                <w:sz w:val="16"/>
                <w:szCs w:val="16"/>
                <w:highlight w:val="white"/>
              </w:rPr>
              <w:t>1.6 [1.4-1.9]</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8" w14:textId="77777777" w:rsidR="00B32E56" w:rsidRDefault="00E57D5A">
            <w:pPr>
              <w:widowControl w:val="0"/>
              <w:rPr>
                <w:sz w:val="16"/>
                <w:szCs w:val="16"/>
                <w:highlight w:val="white"/>
              </w:rPr>
            </w:pPr>
            <w:r>
              <w:rPr>
                <w:sz w:val="16"/>
                <w:szCs w:val="16"/>
                <w:highlight w:val="white"/>
              </w:rPr>
              <w:t>1.6 [1.3-1.9]</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B9" w14:textId="77777777" w:rsidR="00B32E56" w:rsidRDefault="00E57D5A">
            <w:pPr>
              <w:widowControl w:val="0"/>
              <w:rPr>
                <w:sz w:val="16"/>
                <w:szCs w:val="16"/>
                <w:highlight w:val="white"/>
              </w:rPr>
            </w:pPr>
            <w:r>
              <w:rPr>
                <w:sz w:val="16"/>
                <w:szCs w:val="16"/>
                <w:highlight w:val="white"/>
              </w:rPr>
              <w:t>2.0 [1.2-3.3]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BA" w14:textId="77777777" w:rsidR="00B32E56" w:rsidRDefault="00E57D5A">
            <w:pPr>
              <w:widowControl w:val="0"/>
              <w:rPr>
                <w:sz w:val="16"/>
                <w:szCs w:val="16"/>
                <w:highlight w:val="white"/>
              </w:rPr>
            </w:pPr>
            <w:r>
              <w:rPr>
                <w:sz w:val="16"/>
                <w:szCs w:val="16"/>
                <w:highlight w:val="white"/>
              </w:rPr>
              <w:t>1.8[1.5-2.2]</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B" w14:textId="77777777" w:rsidR="00B32E56" w:rsidRDefault="00E57D5A">
            <w:pPr>
              <w:widowControl w:val="0"/>
              <w:rPr>
                <w:sz w:val="16"/>
                <w:szCs w:val="16"/>
                <w:highlight w:val="white"/>
              </w:rPr>
            </w:pPr>
            <w:r>
              <w:rPr>
                <w:sz w:val="16"/>
                <w:szCs w:val="16"/>
                <w:highlight w:val="white"/>
              </w:rPr>
              <w:t>1.4 [1.0-1.9]</w:t>
            </w:r>
          </w:p>
        </w:tc>
      </w:tr>
    </w:tbl>
    <w:p w14:paraId="000000BC" w14:textId="77777777" w:rsidR="00B32E56" w:rsidRDefault="00B32E56">
      <w:pPr>
        <w:spacing w:after="200"/>
        <w:jc w:val="center"/>
        <w:rPr>
          <w:rFonts w:ascii="Roboto" w:eastAsia="Roboto" w:hAnsi="Roboto" w:cs="Roboto"/>
          <w:b/>
          <w:sz w:val="20"/>
          <w:szCs w:val="20"/>
          <w:highlight w:val="white"/>
        </w:rPr>
      </w:pPr>
    </w:p>
    <w:p w14:paraId="000000BD" w14:textId="77777777" w:rsidR="00B32E56" w:rsidRDefault="00B32E56">
      <w:pPr>
        <w:spacing w:after="200"/>
        <w:jc w:val="center"/>
        <w:rPr>
          <w:rFonts w:ascii="Roboto" w:eastAsia="Roboto" w:hAnsi="Roboto" w:cs="Roboto"/>
          <w:b/>
          <w:sz w:val="20"/>
          <w:szCs w:val="20"/>
          <w:highlight w:val="white"/>
        </w:rPr>
      </w:pPr>
    </w:p>
    <w:p w14:paraId="000000BE" w14:textId="77777777" w:rsidR="00B32E56" w:rsidRDefault="00B32E56">
      <w:pPr>
        <w:spacing w:after="200"/>
        <w:ind w:left="720"/>
        <w:jc w:val="center"/>
        <w:rPr>
          <w:rFonts w:ascii="Roboto" w:eastAsia="Roboto" w:hAnsi="Roboto" w:cs="Roboto"/>
          <w:b/>
          <w:sz w:val="20"/>
          <w:szCs w:val="20"/>
          <w:highlight w:val="white"/>
        </w:rPr>
      </w:pPr>
    </w:p>
    <w:p w14:paraId="29098E84" w14:textId="68E8A132" w:rsidR="00AE3C0A" w:rsidRPr="00440856" w:rsidRDefault="00440856" w:rsidP="00440856">
      <w:pPr>
        <w:pStyle w:val="ListParagraph"/>
        <w:numPr>
          <w:ilvl w:val="0"/>
          <w:numId w:val="1"/>
        </w:numPr>
        <w:spacing w:line="240" w:lineRule="auto"/>
        <w:rPr>
          <w:rFonts w:ascii="Times New Roman" w:eastAsia="Times New Roman" w:hAnsi="Times New Roman" w:cs="Times New Roman"/>
          <w:sz w:val="24"/>
          <w:szCs w:val="24"/>
          <w:lang w:val="en-US"/>
        </w:rPr>
      </w:pPr>
      <w:r w:rsidRPr="00440856">
        <w:rPr>
          <w:noProof/>
          <w:lang w:val="en-US"/>
        </w:rPr>
        <w:lastRenderedPageBreak/>
        <w:drawing>
          <wp:inline distT="0" distB="0" distL="0" distR="0" wp14:anchorId="588D2597" wp14:editId="189CB85F">
            <wp:extent cx="4572000" cy="229108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91080"/>
                    </a:xfrm>
                    <a:prstGeom prst="rect">
                      <a:avLst/>
                    </a:prstGeom>
                    <a:noFill/>
                    <a:ln>
                      <a:noFill/>
                    </a:ln>
                  </pic:spPr>
                </pic:pic>
              </a:graphicData>
            </a:graphic>
          </wp:inline>
        </w:drawing>
      </w:r>
    </w:p>
    <w:p w14:paraId="000000BF" w14:textId="3BCA0E12" w:rsidR="00B32E56" w:rsidRDefault="00B32E56">
      <w:pPr>
        <w:numPr>
          <w:ilvl w:val="0"/>
          <w:numId w:val="1"/>
        </w:numPr>
        <w:rPr>
          <w:b/>
          <w:highlight w:val="white"/>
        </w:rPr>
      </w:pPr>
    </w:p>
    <w:p w14:paraId="000000C0" w14:textId="77777777" w:rsidR="00B32E56" w:rsidRDefault="00E57D5A">
      <w:pPr>
        <w:numPr>
          <w:ilvl w:val="0"/>
          <w:numId w:val="1"/>
        </w:numPr>
        <w:spacing w:after="200"/>
        <w:rPr>
          <w:b/>
          <w:highlight w:val="white"/>
        </w:rPr>
      </w:pPr>
      <w:r>
        <w:rPr>
          <w:noProof/>
          <w:sz w:val="20"/>
          <w:szCs w:val="20"/>
          <w:highlight w:val="white"/>
        </w:rPr>
        <w:drawing>
          <wp:inline distT="114300" distB="114300" distL="114300" distR="114300" wp14:anchorId="17115C67" wp14:editId="10129CAF">
            <wp:extent cx="5943600" cy="3594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594100"/>
                    </a:xfrm>
                    <a:prstGeom prst="rect">
                      <a:avLst/>
                    </a:prstGeom>
                    <a:ln/>
                  </pic:spPr>
                </pic:pic>
              </a:graphicData>
            </a:graphic>
          </wp:inline>
        </w:drawing>
      </w:r>
    </w:p>
    <w:p w14:paraId="000000C1" w14:textId="105E8F3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Pr="00C40779">
        <w:rPr>
          <w:rFonts w:ascii="Times New Roman" w:eastAsia="Times New Roman" w:hAnsi="Times New Roman" w:cs="Times New Roman"/>
          <w:bCs/>
          <w:sz w:val="24"/>
          <w:szCs w:val="24"/>
        </w:rPr>
        <w:t xml:space="preserve"> Inspection of the sex-rs2268616 interaction effect</w:t>
      </w:r>
      <w:r w:rsidR="0032212C" w:rsidRPr="00C40779">
        <w:rPr>
          <w:rFonts w:ascii="Times New Roman" w:eastAsia="Times New Roman" w:hAnsi="Times New Roman" w:cs="Times New Roman"/>
          <w:bCs/>
          <w:sz w:val="24"/>
          <w:szCs w:val="24"/>
        </w:rPr>
        <w:t xml:space="preserve">. (A) </w:t>
      </w:r>
      <w:r w:rsidR="003772E3">
        <w:rPr>
          <w:rFonts w:ascii="Times New Roman" w:eastAsia="Times New Roman" w:hAnsi="Times New Roman" w:cs="Times New Roman"/>
          <w:bCs/>
          <w:sz w:val="24"/>
          <w:szCs w:val="24"/>
        </w:rPr>
        <w:t>S</w:t>
      </w:r>
      <w:r w:rsidRPr="00C40779">
        <w:rPr>
          <w:rFonts w:ascii="Times New Roman" w:eastAsia="Times New Roman" w:hAnsi="Times New Roman" w:cs="Times New Roman"/>
          <w:bCs/>
          <w:sz w:val="24"/>
          <w:szCs w:val="24"/>
        </w:rPr>
        <w:t xml:space="preserve">tratified </w:t>
      </w:r>
      <w:r w:rsidR="00C40779" w:rsidRPr="00C40779">
        <w:rPr>
          <w:rFonts w:ascii="Times New Roman" w:eastAsia="Times New Roman" w:hAnsi="Times New Roman" w:cs="Times New Roman"/>
          <w:bCs/>
          <w:sz w:val="24"/>
          <w:szCs w:val="24"/>
        </w:rPr>
        <w:t>genetic effects on severe COVID-19 after adjustment for the primary set of covariates. Y</w:t>
      </w:r>
      <w:r w:rsidR="00C40779" w:rsidRPr="00C40779">
        <w:rPr>
          <w:rFonts w:ascii="Times New Roman" w:eastAsia="Times New Roman" w:hAnsi="Times New Roman" w:cs="Times New Roman"/>
          <w:bCs/>
          <w:i/>
          <w:iCs/>
          <w:sz w:val="24"/>
          <w:szCs w:val="24"/>
        </w:rPr>
        <w:t>-</w:t>
      </w:r>
      <w:r w:rsidR="00C40779" w:rsidRPr="00C40779">
        <w:rPr>
          <w:rFonts w:ascii="Times New Roman" w:eastAsia="Times New Roman" w:hAnsi="Times New Roman" w:cs="Times New Roman"/>
          <w:bCs/>
          <w:sz w:val="24"/>
          <w:szCs w:val="24"/>
        </w:rPr>
        <w:t>axis indicates the estimated odds ratio for severe COVID-19 per alternate allele.</w:t>
      </w:r>
      <w:r w:rsidR="003772E3">
        <w:rPr>
          <w:rFonts w:ascii="Times New Roman" w:eastAsia="Times New Roman" w:hAnsi="Times New Roman" w:cs="Times New Roman"/>
          <w:bCs/>
          <w:sz w:val="24"/>
          <w:szCs w:val="24"/>
        </w:rPr>
        <w:t xml:space="preserve"> Strata are defined by (left to right): sex (male or female), T2D status, and obesity (BMI less than or greater than 30).</w:t>
      </w:r>
      <w:r w:rsidR="00C40779" w:rsidRPr="00C40779">
        <w:rPr>
          <w:rFonts w:ascii="Times New Roman" w:eastAsia="Times New Roman" w:hAnsi="Times New Roman" w:cs="Times New Roman"/>
          <w:bCs/>
          <w:sz w:val="24"/>
          <w:szCs w:val="24"/>
        </w:rPr>
        <w:t xml:space="preserve">  (B) R</w:t>
      </w:r>
      <w:r w:rsidRPr="00C40779">
        <w:rPr>
          <w:rFonts w:ascii="Times New Roman" w:eastAsia="Times New Roman" w:hAnsi="Times New Roman" w:cs="Times New Roman"/>
          <w:bCs/>
          <w:sz w:val="24"/>
          <w:szCs w:val="24"/>
        </w:rPr>
        <w:t xml:space="preserve">egional association plots </w:t>
      </w:r>
      <w:r w:rsidR="00C40779" w:rsidRPr="00C40779">
        <w:rPr>
          <w:rFonts w:ascii="Times New Roman" w:eastAsia="Times New Roman" w:hAnsi="Times New Roman" w:cs="Times New Roman"/>
          <w:bCs/>
          <w:sz w:val="24"/>
          <w:szCs w:val="24"/>
        </w:rPr>
        <w:t>showing association signals from this analysis (sex joint test, top panel) and HGI B2 phenotype meta-analysis (genetic main effects with UKB omitted, bottom panel).</w:t>
      </w:r>
    </w:p>
    <w:p w14:paraId="000000C2" w14:textId="77777777" w:rsidR="00B32E56" w:rsidRDefault="00E57D5A" w:rsidP="008C6462">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Discussion</w:t>
      </w:r>
    </w:p>
    <w:p w14:paraId="000000C3" w14:textId="6FF25BA5"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Exploring the interplay of genetics and sex offer</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novel understanding of the underlying mechanisms impacting COVID-19 severity and add</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 important dimension to the current epidemiological literature on COVID-19. In this genome-wide gene-environment interaction analysis, we found five significant genomic regions (p&lt;5e-8) that interact with well-established risk factors to influence</w:t>
      </w:r>
      <w:r w:rsidR="002B5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COVID-19 severity.</w:t>
      </w:r>
    </w:p>
    <w:p w14:paraId="000000C4" w14:textId="4CBC01A8"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Sex-dimorphic transcripts and hormones, as well as differences in environmental factors between the sexes, contribute to differential immune responses between sexes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&lt;EndNote&gt;&lt;Cite&gt;&lt;Author&gt;Klein&lt;/Author&gt;&lt;Year&gt;2016&lt;/Year&gt;&lt;RecNum&gt;29&lt;/RecNum&gt;&lt;DisplayText&gt;(Klein &amp;amp; Flanagan, 2016)&lt;/DisplayText&gt;&lt;record&gt;&lt;rec-number&gt;29&lt;/rec-number&gt;&lt;foreign-keys&gt;&lt;key app="EN" db-id="9f2txswd89rz04ep0vqxx0s2wesrzaax9aa5" timestamp="1623255810" guid="fb53fb11-3a6b-4393-9832-334327ecb266"&gt;29&lt;/key&gt;&lt;/foreign-keys&gt;&lt;ref-type name="Journal Article"&gt;17&lt;/ref-type&gt;&lt;contributors&gt;&lt;authors&gt;&lt;author&gt;Klein, Sabra L.&lt;/author&gt;&lt;author&gt;Flanagan, Katie L.&lt;/author&gt;&lt;/authors&gt;&lt;/contributors&gt;&lt;titles&gt;&lt;title&gt;Sex differences in immune responses&lt;/title&gt;&lt;secondary-title&gt;Nature Reviews Immunology&lt;/secondary-title&gt;&lt;/titles&gt;&lt;periodical&gt;&lt;full-title&gt;Nature Reviews Immunology&lt;/full-title&gt;&lt;/periodical&gt;&lt;pages&gt;626-638&lt;/pages&gt;&lt;volume&gt;16&lt;/volume&gt;&lt;number&gt;10&lt;/number&gt;&lt;dates&gt;&lt;year&gt;2016&lt;/year&gt;&lt;pub-dates&gt;&lt;date&gt;2016/10/01&lt;/date&gt;&lt;/pub-dates&gt;&lt;/dates&gt;&lt;isbn&gt;1474-1741&lt;/isbn&gt;&lt;urls&gt;&lt;related-urls&gt;&lt;url&gt;https://doi.org/10.1038/nri.2016.90&lt;/url&gt;&lt;/related-urls&gt;&lt;/urls&gt;&lt;electronic-resource-num&gt;10.1038/nri.2016.90&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(Klein &amp; Flanagan, 2016)</w:t>
      </w:r>
      <w:r w:rsidR="00C0233D">
        <w:rPr>
          <w:rFonts w:ascii="Times New Roman" w:eastAsia="Times New Roman" w:hAnsi="Times New Roman" w:cs="Times New Roman"/>
          <w:sz w:val="24"/>
          <w:szCs w:val="24"/>
        </w:rPr>
        <w:fldChar w:fldCharType="end"/>
      </w:r>
      <w:r w:rsidR="008D494E">
        <w:rPr>
          <w:rFonts w:ascii="Times New Roman" w:eastAsia="Times New Roman" w:hAnsi="Times New Roman" w:cs="Times New Roman"/>
          <w:sz w:val="24"/>
          <w:szCs w:val="24"/>
        </w:rPr>
        <w:t xml:space="preserve"> </w:t>
      </w:r>
      <w:r w:rsidR="008D494E">
        <w:rPr>
          <w:rFonts w:ascii="Times New Roman" w:eastAsia="Times New Roman" w:hAnsi="Times New Roman" w:cs="Times New Roman"/>
          <w:sz w:val="24"/>
          <w:szCs w:val="24"/>
        </w:rPr>
        <w:t>and may mediate the established association of male sex with greater COVID-19 severity</w:t>
      </w:r>
      <w:r>
        <w:rPr>
          <w:rFonts w:ascii="Times New Roman" w:eastAsia="Times New Roman" w:hAnsi="Times New Roman" w:cs="Times New Roman"/>
          <w:sz w:val="24"/>
          <w:szCs w:val="24"/>
        </w:rPr>
        <w:t xml:space="preserve">. In our </w:t>
      </w:r>
      <w:r w:rsidR="00E572FC">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rs2268616 was statistically significant in the joint analyses for sex and cardiometabolic diseases (p&lt;5e-8). This variant </w:t>
      </w:r>
      <w:r w:rsidR="00206B35">
        <w:rPr>
          <w:rFonts w:ascii="Times New Roman" w:eastAsia="Times New Roman" w:hAnsi="Times New Roman" w:cs="Times New Roman"/>
          <w:sz w:val="24"/>
          <w:szCs w:val="24"/>
        </w:rPr>
        <w:t>has been</w:t>
      </w:r>
      <w:r>
        <w:rPr>
          <w:rFonts w:ascii="Times New Roman" w:eastAsia="Times New Roman" w:hAnsi="Times New Roman" w:cs="Times New Roman"/>
          <w:sz w:val="24"/>
          <w:szCs w:val="24"/>
        </w:rPr>
        <w:t xml:space="preserve"> associated with testosterone and placental growth factor gene in GWAS analyses, suggesting that this variant interacts with sex to mediate worse COVID-19 outcomes. Interestingly, this variant </w:t>
      </w:r>
      <w:r w:rsidR="0073542D">
        <w:rPr>
          <w:rFonts w:ascii="Times New Roman" w:eastAsia="Times New Roman" w:hAnsi="Times New Roman" w:cs="Times New Roman"/>
          <w:sz w:val="24"/>
          <w:szCs w:val="24"/>
        </w:rPr>
        <w:t>is also</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a gene within a family of proteins that mediate viral mRNA translation. Moreover, </w:t>
      </w:r>
      <w:r w:rsidR="00CD2D52">
        <w:rPr>
          <w:rFonts w:ascii="Times New Roman" w:eastAsia="Times New Roman" w:hAnsi="Times New Roman" w:cs="Times New Roman"/>
          <w:sz w:val="24"/>
          <w:szCs w:val="24"/>
        </w:rPr>
        <w:t>prior studies have</w:t>
      </w:r>
      <w:r>
        <w:rPr>
          <w:rFonts w:ascii="Times New Roman" w:eastAsia="Times New Roman" w:hAnsi="Times New Roman" w:cs="Times New Roman"/>
          <w:sz w:val="24"/>
          <w:szCs w:val="24"/>
        </w:rPr>
        <w:t xml:space="preserve"> found an increased </w:t>
      </w:r>
      <w:r w:rsidR="00087E3C">
        <w:rPr>
          <w:rFonts w:ascii="Times New Roman" w:eastAsia="Times New Roman" w:hAnsi="Times New Roman" w:cs="Times New Roman"/>
          <w:sz w:val="24"/>
          <w:szCs w:val="24"/>
        </w:rPr>
        <w:t>risk of death</w:t>
      </w:r>
      <w:r>
        <w:rPr>
          <w:rFonts w:ascii="Times New Roman" w:eastAsia="Times New Roman" w:hAnsi="Times New Roman" w:cs="Times New Roman"/>
          <w:sz w:val="24"/>
          <w:szCs w:val="24"/>
        </w:rPr>
        <w:t xml:space="preserve"> and significantly increased levels of inflammatory markers in male COVID-19 positive hospitalized patients compared with women</w:t>
      </w:r>
      <w:r w:rsidR="00C0233D">
        <w:rPr>
          <w:rFonts w:ascii="Times New Roman" w:eastAsia="Times New Roman" w:hAnsi="Times New Roman" w:cs="Times New Roman"/>
          <w:sz w:val="24"/>
          <w:szCs w:val="24"/>
        </w:rPr>
        <w:t xml:space="preserve">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&lt;EndNote&gt;&lt;Cite&gt;&lt;Author&gt;Lau&lt;/Author&gt;&lt;Year&gt;2021&lt;/Year&gt;&lt;RecNum&gt;10&lt;/RecNum&gt;&lt;DisplayText&gt;(Lau et al., 2021)&lt;/DisplayText&gt;&lt;record&gt;&lt;rec-number&gt;10&lt;/rec-number&gt;&lt;foreign-keys&gt;&lt;key app="EN" db-id="9f2txswd89rz04ep0vqxx0s2wesrzaax9aa5" timestamp="1622575944" guid="b37a19b7-6698-472f-975a-2a24763e203a"&gt;10&lt;/key&gt;&lt;/foreign-keys&gt;&lt;ref-type name="Journal Article"&gt;17&lt;/ref-type&gt;&lt;contributors&gt;&lt;authors&gt;&lt;author&gt;Lau, Emily S.&lt;/author&gt;&lt;author&gt;McNeill, Jenna N.&lt;/author&gt;&lt;author&gt;Paniagua, Samantha M.&lt;/author&gt;&lt;author&gt;Liu, Elizabeth E.&lt;/author&gt;&lt;author&gt;Wang, Jessica K.&lt;/author&gt;&lt;author&gt;Bassett, Ingrid V.&lt;/author&gt;&lt;author&gt;Selvaggi, Caitlin A.&lt;/author&gt;&lt;author&gt;Lubitz, Steven A.&lt;/author&gt;&lt;author&gt;Foulkes, Andrea S.&lt;/author&gt;&lt;author&gt;Ho, Jennifer E.&lt;/author&gt;&lt;/authors&gt;&lt;/contributors&gt;&lt;titles&gt;&lt;title&gt;Sex differences in inflammatory markers in patients hospitalized with COVID-19 infection: Insights from the MGH COVID-19 patient registry&lt;/title&gt;&lt;secondary-title&gt;PLOS ONE&lt;/secondary-title&gt;&lt;/titles&gt;&lt;periodical&gt;&lt;full-title&gt;PLOS ONE&lt;/full-title&gt;&lt;/periodical&gt;&lt;pages&gt;e0250774&lt;/pages&gt;&lt;volume&gt;16&lt;/volume&gt;&lt;number&gt;4&lt;/number&gt;&lt;dates&gt;&lt;year&gt;2021&lt;/year&gt;&lt;/dates&gt;&lt;publisher&gt;Public Library of Science&lt;/publisher&gt;&lt;urls&gt;&lt;related-urls&gt;&lt;url&gt;https://doi.org/10.1371/journal.pone.0250774&lt;/url&gt;&lt;/related-urls&gt;&lt;/urls&gt;&lt;electronic-resource-num&gt;10.1371/journal.pone.0250774&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(Lau et al., 2021)</w:t>
      </w:r>
      <w:r w:rsidR="00C023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variant is linked to a strong transcription </w:t>
      </w:r>
      <w:r w:rsidRPr="006F1C21">
        <w:rPr>
          <w:rFonts w:ascii="Times New Roman" w:eastAsia="Times New Roman" w:hAnsi="Times New Roman" w:cs="Times New Roman"/>
          <w:sz w:val="24"/>
          <w:szCs w:val="24"/>
        </w:rPr>
        <w:t xml:space="preserve">chromatin state in the cells of the lung, spleen, and B-cells, perhaps mediating the robust inflammatory response in males that is associated with worse COVID outcomes. Furthermore, rs2268616 sits within an enhancer in lung tissue, suggesting a role of this variant on transcription and respiratory complications after SARS-CoV-2 infection. </w:t>
      </w:r>
      <w:r w:rsidR="00AB4924" w:rsidRPr="006F1C21">
        <w:rPr>
          <w:rFonts w:ascii="Times New Roman" w:eastAsia="Times New Roman" w:hAnsi="Times New Roman" w:cs="Times New Roman"/>
          <w:sz w:val="24"/>
          <w:szCs w:val="24"/>
        </w:rPr>
        <w:t>R</w:t>
      </w:r>
      <w:r w:rsidRPr="006F1C21">
        <w:rPr>
          <w:rFonts w:ascii="Times New Roman" w:eastAsia="Times New Roman" w:hAnsi="Times New Roman" w:cs="Times New Roman"/>
          <w:sz w:val="24"/>
          <w:szCs w:val="24"/>
        </w:rPr>
        <w:t xml:space="preserve">s2268616 </w:t>
      </w:r>
      <w:r w:rsidR="006F1C21" w:rsidRPr="006F1C21">
        <w:rPr>
          <w:rFonts w:ascii="Times New Roman" w:eastAsia="Times New Roman" w:hAnsi="Times New Roman" w:cs="Times New Roman"/>
          <w:sz w:val="24"/>
          <w:szCs w:val="24"/>
        </w:rPr>
        <w:t>also shows a</w:t>
      </w:r>
      <w:r w:rsidR="002C7C80" w:rsidRPr="006F1C21">
        <w:rPr>
          <w:rFonts w:ascii="Times New Roman" w:eastAsia="Times New Roman" w:hAnsi="Times New Roman" w:cs="Times New Roman"/>
          <w:sz w:val="24"/>
          <w:szCs w:val="24"/>
        </w:rPr>
        <w:t xml:space="preserve"> modest</w:t>
      </w:r>
      <w:r w:rsidRPr="006F1C21">
        <w:rPr>
          <w:rFonts w:ascii="Times New Roman" w:eastAsia="Times New Roman" w:hAnsi="Times New Roman" w:cs="Times New Roman"/>
          <w:sz w:val="24"/>
          <w:szCs w:val="24"/>
        </w:rPr>
        <w:t xml:space="preserve"> positive association with coronary artery disease and negative association with HOMA-B</w:t>
      </w:r>
      <w:r w:rsidR="006F1C21" w:rsidRPr="006F1C21">
        <w:rPr>
          <w:rFonts w:ascii="Times New Roman" w:eastAsia="Times New Roman" w:hAnsi="Times New Roman" w:cs="Times New Roman"/>
          <w:sz w:val="24"/>
          <w:szCs w:val="24"/>
        </w:rPr>
        <w:t xml:space="preserve"> based on lookups in the Type 2 Diabetes Knowledge Portal (</w:t>
      </w:r>
      <w:r w:rsidR="006F1C21" w:rsidRPr="006F1C21">
        <w:rPr>
          <w:rFonts w:ascii="Times New Roman" w:hAnsi="Times New Roman" w:cs="Times New Roman"/>
          <w:sz w:val="24"/>
          <w:szCs w:val="24"/>
        </w:rPr>
        <w:t>https://t2d.hugeamp.org/)</w:t>
      </w:r>
      <w:r w:rsidRPr="006F1C21">
        <w:rPr>
          <w:rFonts w:ascii="Times New Roman" w:eastAsia="Times New Roman" w:hAnsi="Times New Roman" w:cs="Times New Roman"/>
          <w:sz w:val="24"/>
          <w:szCs w:val="24"/>
        </w:rPr>
        <w:t xml:space="preserve">, </w:t>
      </w:r>
      <w:r w:rsidR="002C7C80" w:rsidRPr="006F1C21">
        <w:rPr>
          <w:rFonts w:ascii="Times New Roman" w:eastAsia="Times New Roman" w:hAnsi="Times New Roman" w:cs="Times New Roman"/>
          <w:sz w:val="24"/>
          <w:szCs w:val="24"/>
        </w:rPr>
        <w:t>indicating</w:t>
      </w:r>
      <w:r w:rsidRPr="006F1C21">
        <w:rPr>
          <w:rFonts w:ascii="Times New Roman" w:eastAsia="Times New Roman" w:hAnsi="Times New Roman" w:cs="Times New Roman"/>
          <w:sz w:val="24"/>
          <w:szCs w:val="24"/>
        </w:rPr>
        <w:t xml:space="preserve"> a</w:t>
      </w:r>
      <w:r w:rsidR="00E96460" w:rsidRPr="006F1C21">
        <w:rPr>
          <w:rFonts w:ascii="Times New Roman" w:eastAsia="Times New Roman" w:hAnsi="Times New Roman" w:cs="Times New Roman"/>
          <w:sz w:val="24"/>
          <w:szCs w:val="24"/>
        </w:rPr>
        <w:t xml:space="preserve"> potential </w:t>
      </w:r>
      <w:r w:rsidRPr="006F1C21">
        <w:rPr>
          <w:rFonts w:ascii="Times New Roman" w:eastAsia="Times New Roman" w:hAnsi="Times New Roman" w:cs="Times New Roman"/>
          <w:sz w:val="24"/>
          <w:szCs w:val="24"/>
        </w:rPr>
        <w:t>influence on metabolic traits</w:t>
      </w:r>
      <w:r w:rsidR="00E96460" w:rsidRPr="006F1C21">
        <w:rPr>
          <w:rFonts w:ascii="Times New Roman" w:eastAsia="Times New Roman" w:hAnsi="Times New Roman" w:cs="Times New Roman"/>
          <w:sz w:val="24"/>
          <w:szCs w:val="24"/>
        </w:rPr>
        <w:t xml:space="preserve"> in general</w:t>
      </w:r>
      <w:r w:rsidRPr="006F1C21">
        <w:rPr>
          <w:rFonts w:ascii="Times New Roman" w:eastAsia="Times New Roman" w:hAnsi="Times New Roman" w:cs="Times New Roman"/>
          <w:sz w:val="24"/>
          <w:szCs w:val="24"/>
        </w:rPr>
        <w:t>. Our findings suggest that this genetic variant may modify the relationship between biological differences and associated worse COVID-19 outcomes primarily</w:t>
      </w:r>
      <w:r>
        <w:rPr>
          <w:rFonts w:ascii="Times New Roman" w:eastAsia="Times New Roman" w:hAnsi="Times New Roman" w:cs="Times New Roman"/>
          <w:sz w:val="24"/>
          <w:szCs w:val="24"/>
        </w:rPr>
        <w:t xml:space="preserve"> through regulating viral RNA clearance immune response and lung cell transcription.</w:t>
      </w:r>
    </w:p>
    <w:p w14:paraId="000000C5" w14:textId="5DE4F85B"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Comorbidities associated with cardiometabolic health such as obesity and T2D have been implicated in mediating worse COVID-19 outcomes (Ritter et al., 2020). Our findings show four variants that were genome-wide significant in our cardiometabolic joint tests: rs182113773, rs11115199, rs148793499 and rs2268616. Located within the intron for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a gene associated with BMI-adjusted waist circumference and BMI-adjusted waist-hip ratio, rs182113773 is an enhancer within neutrophils, monocytes, and B cells. This variant also has high gene expression in EBV-transformed lymphocytes and </w:t>
      </w:r>
      <w:r w:rsidR="007B6BD6">
        <w:rPr>
          <w:rFonts w:ascii="Times New Roman" w:eastAsia="Times New Roman" w:hAnsi="Times New Roman" w:cs="Times New Roman"/>
          <w:sz w:val="24"/>
          <w:szCs w:val="24"/>
        </w:rPr>
        <w:t>is a likely regulatory variant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w:t>
      </w:r>
      <w:r w:rsidR="007B6BD6">
        <w:rPr>
          <w:rFonts w:ascii="Times New Roman" w:eastAsia="Times New Roman" w:hAnsi="Times New Roman" w:cs="Times New Roman"/>
          <w:sz w:val="24"/>
          <w:szCs w:val="24"/>
        </w:rPr>
        <w:t xml:space="preserve"> of 0.59)</w:t>
      </w:r>
      <w:r>
        <w:rPr>
          <w:rFonts w:ascii="Times New Roman" w:eastAsia="Times New Roman" w:hAnsi="Times New Roman" w:cs="Times New Roman"/>
          <w:sz w:val="24"/>
          <w:szCs w:val="24"/>
        </w:rPr>
        <w:t>, which further suggests</w:t>
      </w:r>
      <w:r w:rsidR="00A10AE8">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interaction of this variant with cardiometabolic health has a regulatory role on immune response. Studies found that increased neutrophil count in T2D groups are associated with clinical severity and may mediate the positive association between T2D and COVID-19 severity (Zh</w:t>
      </w:r>
      <w:r w:rsidR="008C6462">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 xml:space="preserve">et al., 2020). Thus, this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variant may be interacting with cardiometabolic health to mediate greater COVID-19 severity. Furthermore, obese adipose tissues overexpress receptors and proteases that enable the entry of </w:t>
      </w:r>
      <w:r>
        <w:rPr>
          <w:rFonts w:ascii="Times New Roman" w:eastAsia="Times New Roman" w:hAnsi="Times New Roman" w:cs="Times New Roman"/>
          <w:sz w:val="24"/>
          <w:szCs w:val="24"/>
        </w:rPr>
        <w:lastRenderedPageBreak/>
        <w:t xml:space="preserve">SARS-CoV-2, possibly contributing to the severe inflammation and immune response of individuals with obesity (Ritter et al., 2020). </w:t>
      </w:r>
    </w:p>
    <w:p w14:paraId="5CB28A63" w14:textId="229FEB55" w:rsidR="001F69CB" w:rsidRDefault="001F69CB" w:rsidP="001F69CB">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decreased immune response mediated by testosterone, rs2268616 may also play a role in the deflated immune response seen in cases with cardiometabolic disease status. This variant has a positive association with coronary artery disease and a negative association with HOMA-B (a method that assesses β-cell function from basal fasting glucose and insulin). For cardiometabolic diseases, well controlled blood glucose and smaller glycemic variability have been associated with lower mortality during hospitalization due to COVID-19 </w:t>
      </w:r>
      <w:r>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 </w:instrText>
      </w:r>
      <w:r w:rsidRPr="001F69CB">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EN.CITE.DATA </w:instrText>
      </w:r>
      <w:r w:rsidRPr="001F69CB">
        <w:rPr>
          <w:rFonts w:ascii="Times New Roman" w:eastAsia="Times New Roman" w:hAnsi="Times New Roman" w:cs="Times New Roman"/>
          <w:sz w:val="24"/>
          <w:szCs w:val="24"/>
        </w:rPr>
      </w:r>
      <w:r w:rsidRPr="001F69C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(Zhu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Therefore, this variant may help explain the COVID-19 biology that increases the risk for individuals with T2D. Interactions between these genetic factors and deregulated immune response, chronic inflammation, metabolic dysfunction, and other comorbidities of obesity and T2D may be placing individuals at greater risk for worse outcomes of COVID-19. </w:t>
      </w:r>
    </w:p>
    <w:p w14:paraId="3CC6D035" w14:textId="7B15FE34" w:rsidR="00745E8D" w:rsidRDefault="00763993" w:rsidP="00133784">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rs2268616, other genome-wide significant variants </w:t>
      </w:r>
      <w:r w:rsidR="002E0B4B">
        <w:rPr>
          <w:rFonts w:ascii="Times New Roman" w:eastAsia="Times New Roman" w:hAnsi="Times New Roman" w:cs="Times New Roman"/>
          <w:sz w:val="24"/>
          <w:szCs w:val="24"/>
        </w:rPr>
        <w:t xml:space="preserve">identified in the cardiometabolic </w:t>
      </w:r>
      <w:r>
        <w:rPr>
          <w:rFonts w:ascii="Times New Roman" w:eastAsia="Times New Roman" w:hAnsi="Times New Roman" w:cs="Times New Roman"/>
          <w:sz w:val="24"/>
          <w:szCs w:val="24"/>
        </w:rPr>
        <w:t xml:space="preserve">analysis are of potential biological interest. </w:t>
      </w:r>
      <w:r w:rsidR="00D865C7">
        <w:rPr>
          <w:rFonts w:ascii="Times New Roman" w:eastAsia="Times New Roman" w:hAnsi="Times New Roman" w:cs="Times New Roman"/>
          <w:sz w:val="24"/>
          <w:szCs w:val="24"/>
        </w:rPr>
        <w:t>The r</w:t>
      </w:r>
      <w:r w:rsidR="00E57D5A">
        <w:rPr>
          <w:rFonts w:ascii="Times New Roman" w:eastAsia="Times New Roman" w:hAnsi="Times New Roman" w:cs="Times New Roman"/>
          <w:sz w:val="24"/>
          <w:szCs w:val="24"/>
        </w:rPr>
        <w:t xml:space="preserve">s11115199 variant </w:t>
      </w:r>
      <w:r w:rsidR="007A634B">
        <w:rPr>
          <w:rFonts w:ascii="Times New Roman" w:eastAsia="Times New Roman" w:hAnsi="Times New Roman" w:cs="Times New Roman"/>
          <w:sz w:val="24"/>
          <w:szCs w:val="24"/>
        </w:rPr>
        <w:t>is</w:t>
      </w:r>
      <w:r w:rsidR="00E57D5A">
        <w:rPr>
          <w:rFonts w:ascii="Times New Roman" w:eastAsia="Times New Roman" w:hAnsi="Times New Roman" w:cs="Times New Roman"/>
          <w:sz w:val="24"/>
          <w:szCs w:val="24"/>
        </w:rPr>
        <w:t xml:space="preserve"> an </w:t>
      </w:r>
      <w:proofErr w:type="spellStart"/>
      <w:r w:rsidR="00E57D5A">
        <w:rPr>
          <w:rFonts w:ascii="Times New Roman" w:eastAsia="Times New Roman" w:hAnsi="Times New Roman" w:cs="Times New Roman"/>
          <w:sz w:val="24"/>
          <w:szCs w:val="24"/>
        </w:rPr>
        <w:t>eQTL</w:t>
      </w:r>
      <w:proofErr w:type="spellEnd"/>
      <w:r w:rsidR="00E57D5A">
        <w:rPr>
          <w:rFonts w:ascii="Times New Roman" w:eastAsia="Times New Roman" w:hAnsi="Times New Roman" w:cs="Times New Roman"/>
          <w:sz w:val="24"/>
          <w:szCs w:val="24"/>
        </w:rPr>
        <w:t xml:space="preserve"> for </w:t>
      </w:r>
      <w:r w:rsidR="00E57D5A">
        <w:rPr>
          <w:rFonts w:ascii="Times New Roman" w:eastAsia="Times New Roman" w:hAnsi="Times New Roman" w:cs="Times New Roman"/>
          <w:i/>
          <w:sz w:val="24"/>
          <w:szCs w:val="24"/>
        </w:rPr>
        <w:t>METTL25</w:t>
      </w:r>
      <w:r w:rsidR="00E57D5A">
        <w:rPr>
          <w:rFonts w:ascii="Times New Roman" w:eastAsia="Times New Roman" w:hAnsi="Times New Roman" w:cs="Times New Roman"/>
          <w:sz w:val="24"/>
          <w:szCs w:val="24"/>
        </w:rPr>
        <w:t xml:space="preserve">, </w:t>
      </w:r>
      <w:r w:rsidR="00C951A1">
        <w:rPr>
          <w:rFonts w:ascii="Times New Roman" w:eastAsia="Times New Roman" w:hAnsi="Times New Roman" w:cs="Times New Roman"/>
          <w:sz w:val="24"/>
          <w:szCs w:val="24"/>
        </w:rPr>
        <w:t>a gene that</w:t>
      </w:r>
      <w:r w:rsidR="00E57D5A">
        <w:rPr>
          <w:rFonts w:ascii="Times New Roman" w:eastAsia="Times New Roman" w:hAnsi="Times New Roman" w:cs="Times New Roman"/>
          <w:sz w:val="24"/>
          <w:szCs w:val="24"/>
        </w:rPr>
        <w:t xml:space="preserve"> </w:t>
      </w:r>
      <w:r w:rsidR="001531A8">
        <w:rPr>
          <w:rFonts w:ascii="Times New Roman" w:eastAsia="Times New Roman" w:hAnsi="Times New Roman" w:cs="Times New Roman"/>
          <w:sz w:val="24"/>
          <w:szCs w:val="24"/>
        </w:rPr>
        <w:t>has known genetic links to</w:t>
      </w:r>
      <w:r w:rsidR="00E57D5A">
        <w:rPr>
          <w:rFonts w:ascii="Times New Roman" w:eastAsia="Times New Roman" w:hAnsi="Times New Roman" w:cs="Times New Roman"/>
          <w:sz w:val="24"/>
          <w:szCs w:val="24"/>
        </w:rPr>
        <w:t xml:space="preserve"> </w:t>
      </w:r>
      <w:proofErr w:type="gramStart"/>
      <w:r w:rsidR="00E57D5A">
        <w:rPr>
          <w:rFonts w:ascii="Times New Roman" w:eastAsia="Times New Roman" w:hAnsi="Times New Roman" w:cs="Times New Roman"/>
          <w:sz w:val="24"/>
          <w:szCs w:val="24"/>
        </w:rPr>
        <w:t>BMI</w:t>
      </w:r>
      <w:proofErr w:type="gramEnd"/>
      <w:r w:rsidR="00133784">
        <w:rPr>
          <w:rFonts w:ascii="Times New Roman" w:eastAsia="Times New Roman" w:hAnsi="Times New Roman" w:cs="Times New Roman"/>
          <w:sz w:val="24"/>
          <w:szCs w:val="24"/>
        </w:rPr>
        <w:t xml:space="preserve"> but which has minimal</w:t>
      </w:r>
      <w:r w:rsidR="00E57D5A">
        <w:rPr>
          <w:rFonts w:ascii="Times New Roman" w:eastAsia="Times New Roman" w:hAnsi="Times New Roman" w:cs="Times New Roman"/>
          <w:sz w:val="24"/>
          <w:szCs w:val="24"/>
        </w:rPr>
        <w:t xml:space="preserve"> transcription in memory T cells and B cells</w:t>
      </w:r>
      <w:r w:rsidR="00133784">
        <w:rPr>
          <w:rFonts w:ascii="Times New Roman" w:eastAsia="Times New Roman" w:hAnsi="Times New Roman" w:cs="Times New Roman"/>
          <w:sz w:val="24"/>
          <w:szCs w:val="24"/>
        </w:rPr>
        <w:t>. T</w:t>
      </w:r>
      <w:r w:rsidR="000D3A66">
        <w:rPr>
          <w:rFonts w:ascii="Times New Roman" w:eastAsia="Times New Roman" w:hAnsi="Times New Roman" w:cs="Times New Roman"/>
          <w:sz w:val="24"/>
          <w:szCs w:val="24"/>
        </w:rPr>
        <w:t>hus, this</w:t>
      </w:r>
      <w:r w:rsidR="00133784">
        <w:rPr>
          <w:rFonts w:ascii="Times New Roman" w:eastAsia="Times New Roman" w:hAnsi="Times New Roman" w:cs="Times New Roman"/>
          <w:sz w:val="24"/>
          <w:szCs w:val="24"/>
        </w:rPr>
        <w:t xml:space="preserve"> locus may instead modify immune response via interactions with </w:t>
      </w:r>
      <w:r w:rsidR="009C73CB">
        <w:rPr>
          <w:rFonts w:ascii="Times New Roman" w:eastAsia="Times New Roman" w:hAnsi="Times New Roman" w:cs="Times New Roman"/>
          <w:sz w:val="24"/>
          <w:szCs w:val="24"/>
        </w:rPr>
        <w:t>obesity</w:t>
      </w:r>
      <w:r w:rsidR="00133784">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Meanwhile</w:t>
      </w:r>
      <w:r w:rsidR="007C0E8A">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 xml:space="preserve">the genetic effect of </w:t>
      </w:r>
      <w:r w:rsidR="00E57D5A">
        <w:rPr>
          <w:rFonts w:ascii="Times New Roman" w:eastAsia="Times New Roman" w:hAnsi="Times New Roman" w:cs="Times New Roman"/>
          <w:sz w:val="24"/>
          <w:szCs w:val="24"/>
        </w:rPr>
        <w:t>rs148793499</w:t>
      </w:r>
      <w:r w:rsidR="0099142C">
        <w:rPr>
          <w:rFonts w:ascii="Times New Roman" w:eastAsia="Times New Roman" w:hAnsi="Times New Roman" w:cs="Times New Roman"/>
          <w:sz w:val="24"/>
          <w:szCs w:val="24"/>
        </w:rPr>
        <w:t xml:space="preserve"> appears to be most directly </w:t>
      </w:r>
      <w:r w:rsidR="009C73CB">
        <w:rPr>
          <w:rFonts w:ascii="Times New Roman" w:eastAsia="Times New Roman" w:hAnsi="Times New Roman" w:cs="Times New Roman"/>
          <w:sz w:val="24"/>
          <w:szCs w:val="24"/>
        </w:rPr>
        <w:t xml:space="preserve">modulated </w:t>
      </w:r>
      <w:r w:rsidR="0013382A">
        <w:rPr>
          <w:rFonts w:ascii="Times New Roman" w:eastAsia="Times New Roman" w:hAnsi="Times New Roman" w:cs="Times New Roman"/>
          <w:sz w:val="24"/>
          <w:szCs w:val="24"/>
        </w:rPr>
        <w:t>by metabolic status</w:t>
      </w:r>
      <w:r w:rsidR="0099142C">
        <w:rPr>
          <w:rFonts w:ascii="Times New Roman" w:eastAsia="Times New Roman" w:hAnsi="Times New Roman" w:cs="Times New Roman"/>
          <w:sz w:val="24"/>
          <w:szCs w:val="24"/>
        </w:rPr>
        <w:t>; i</w:t>
      </w:r>
      <w:r w:rsidR="00E57D5A">
        <w:rPr>
          <w:rFonts w:ascii="Times New Roman" w:eastAsia="Times New Roman" w:hAnsi="Times New Roman" w:cs="Times New Roman"/>
          <w:sz w:val="24"/>
          <w:szCs w:val="24"/>
        </w:rPr>
        <w:t xml:space="preserve">n stratified cardiometabolic tests, the variant showed </w:t>
      </w:r>
      <w:r w:rsidR="0013382A">
        <w:rPr>
          <w:rFonts w:ascii="Times New Roman" w:eastAsia="Times New Roman" w:hAnsi="Times New Roman" w:cs="Times New Roman"/>
          <w:sz w:val="24"/>
          <w:szCs w:val="24"/>
        </w:rPr>
        <w:t>strong effects in individuals with T2D</w:t>
      </w:r>
      <w:r w:rsidR="00E57D5A">
        <w:rPr>
          <w:rFonts w:ascii="Times New Roman" w:eastAsia="Times New Roman" w:hAnsi="Times New Roman" w:cs="Times New Roman"/>
          <w:sz w:val="24"/>
          <w:szCs w:val="24"/>
        </w:rPr>
        <w:t xml:space="preserve"> </w:t>
      </w:r>
      <w:r w:rsidR="0099142C">
        <w:rPr>
          <w:rFonts w:ascii="Times New Roman" w:eastAsia="Times New Roman" w:hAnsi="Times New Roman" w:cs="Times New Roman"/>
          <w:sz w:val="24"/>
          <w:szCs w:val="24"/>
        </w:rPr>
        <w:t>but</w:t>
      </w:r>
      <w:r w:rsidR="00E57D5A">
        <w:rPr>
          <w:rFonts w:ascii="Times New Roman" w:eastAsia="Times New Roman" w:hAnsi="Times New Roman" w:cs="Times New Roman"/>
          <w:sz w:val="24"/>
          <w:szCs w:val="24"/>
        </w:rPr>
        <w:t xml:space="preserve"> </w:t>
      </w:r>
      <w:r w:rsidR="0013382A">
        <w:rPr>
          <w:rFonts w:ascii="Times New Roman" w:eastAsia="Times New Roman" w:hAnsi="Times New Roman" w:cs="Times New Roman"/>
          <w:sz w:val="24"/>
          <w:szCs w:val="24"/>
        </w:rPr>
        <w:t xml:space="preserve">no major differences in effect in </w:t>
      </w:r>
      <w:r w:rsidR="00C25ACB">
        <w:rPr>
          <w:rFonts w:ascii="Times New Roman" w:eastAsia="Times New Roman" w:hAnsi="Times New Roman" w:cs="Times New Roman"/>
          <w:sz w:val="24"/>
          <w:szCs w:val="24"/>
        </w:rPr>
        <w:t xml:space="preserve">individuals with </w:t>
      </w:r>
      <w:r w:rsidR="00E57D5A">
        <w:rPr>
          <w:rFonts w:ascii="Times New Roman" w:eastAsia="Times New Roman" w:hAnsi="Times New Roman" w:cs="Times New Roman"/>
          <w:sz w:val="24"/>
          <w:szCs w:val="24"/>
        </w:rPr>
        <w:t xml:space="preserve">obesity. </w:t>
      </w:r>
      <w:r w:rsidR="00AB4924" w:rsidRPr="00AB4924">
        <w:rPr>
          <w:rFonts w:ascii="Times New Roman" w:eastAsia="Times New Roman" w:hAnsi="Times New Roman" w:cs="Times New Roman"/>
          <w:sz w:val="24"/>
          <w:szCs w:val="24"/>
        </w:rPr>
        <w:t xml:space="preserve"> </w:t>
      </w:r>
    </w:p>
    <w:p w14:paraId="000000C8" w14:textId="3730BA34"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focusing on social determinants of health did not identify any significant variants. This may be a function of the noise associated with the MDI measurement and the difficulty in using this measurement to represent social determinants of health in a large diverse population. One study leveraged </w:t>
      </w:r>
      <w:r w:rsidR="00BA37A9">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Index of Multiple Deprivation</w:t>
      </w:r>
      <w:r w:rsidR="00CF73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Income Deprivation Affecting Older People Index to show higher incidence of COVID-19 related deaths in the most deprived quartiles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&lt;EndNote&gt;&lt;Cite&gt;&lt;Author&gt;Bach-Mortensen&lt;/Author&gt;&lt;Year&gt;2021&lt;/Year&gt;&lt;RecNum&gt;1&lt;/RecNum&gt;&lt;DisplayText&gt;(Bach-Mortensen &amp;amp; Degli Esposti, 2021)&lt;/DisplayText&gt;&lt;record&gt;&lt;rec-number&gt;1&lt;/rec-number&gt;&lt;foreign-keys&gt;&lt;key app="EN" db-id="9f2txswd89rz04ep0vqxx0s2wesrzaax9aa5" timestamp="1622566514" guid="f2c07f3f-b170-49b6-a7fc-002415c8a41f"&gt;1&lt;/key&gt;&lt;/foreign-keys&gt;&lt;ref-type name="Journal Article"&gt;17&lt;/ref-type&gt;&lt;contributors&gt;&lt;authors&gt;&lt;author&gt;Bach-Mortensen, Anders Malthe&lt;/author&gt;&lt;author&gt;Degli Esposti, Michelle&lt;/author&gt;&lt;/authors&gt;&lt;/contributors&gt;&lt;titles&gt;&lt;title&gt;Is area deprivation associated with greater impacts of COVID-19 in care homes across England? A preliminary analysis of COVID-19 outbreaks and deaths&lt;/title&gt;&lt;secondary-title&gt;Journal of Epidemiology and Community Health&lt;/secondary-title&gt;&lt;/titles&gt;&lt;periodical&gt;&lt;full-title&gt;Journal of Epidemiology and Community Health&lt;/full-title&gt;&lt;/periodical&gt;&lt;pages&gt;jech-2020-215039&lt;/pages&gt;&lt;dates&gt;&lt;year&gt;2021&lt;/year&gt;&lt;/dates&gt;&lt;urls&gt;&lt;related-urls&gt;&lt;url&gt;https://jech.bmj.com/content/jech/early/2021/02/07/jech-2020-215039.full.pdf&lt;/url&gt;&lt;/related-urls&gt;&lt;/urls&gt;&lt;electronic-resource-num&gt;10.1136/jech-2020-215039&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(Bach-Mortensen &amp; Degli Esposti, 2021)</w:t>
      </w:r>
      <w:r w:rsidR="00C0233D">
        <w:rPr>
          <w:rFonts w:ascii="Times New Roman" w:eastAsia="Times New Roman" w:hAnsi="Times New Roman" w:cs="Times New Roman"/>
          <w:sz w:val="24"/>
          <w:szCs w:val="24"/>
        </w:rPr>
        <w:fldChar w:fldCharType="end"/>
      </w:r>
      <w:r w:rsidR="00C023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our sample to participants from England to reduce heterogeneity, but this reduced the sample size (by 16.5%; 2,007 vs. 2,402 cases)</w:t>
      </w:r>
      <w:r w:rsidR="00A34D62">
        <w:rPr>
          <w:rFonts w:ascii="Times New Roman" w:eastAsia="Times New Roman" w:hAnsi="Times New Roman" w:cs="Times New Roman"/>
          <w:sz w:val="24"/>
          <w:szCs w:val="24"/>
        </w:rPr>
        <w:t xml:space="preserve"> and thus statistical power available for the MDI analysis</w:t>
      </w:r>
      <w:r>
        <w:rPr>
          <w:rFonts w:ascii="Times New Roman" w:eastAsia="Times New Roman" w:hAnsi="Times New Roman" w:cs="Times New Roman"/>
          <w:sz w:val="24"/>
          <w:szCs w:val="24"/>
        </w:rPr>
        <w:t>. A</w:t>
      </w:r>
      <w:r w:rsidR="00293E10">
        <w:rPr>
          <w:rFonts w:ascii="Times New Roman" w:eastAsia="Times New Roman" w:hAnsi="Times New Roman" w:cs="Times New Roman"/>
          <w:sz w:val="24"/>
          <w:szCs w:val="24"/>
        </w:rPr>
        <w:t xml:space="preserve">dditionally, </w:t>
      </w:r>
      <w:r>
        <w:rPr>
          <w:rFonts w:ascii="Times New Roman" w:eastAsia="Times New Roman" w:hAnsi="Times New Roman" w:cs="Times New Roman"/>
          <w:sz w:val="24"/>
          <w:szCs w:val="24"/>
        </w:rPr>
        <w:t>the</w:t>
      </w:r>
      <w:r w:rsidR="00292E48">
        <w:rPr>
          <w:rFonts w:ascii="Times New Roman" w:eastAsia="Times New Roman" w:hAnsi="Times New Roman" w:cs="Times New Roman"/>
          <w:sz w:val="24"/>
          <w:szCs w:val="24"/>
        </w:rPr>
        <w:t xml:space="preserve">re may simply be little signal to uncover: </w:t>
      </w:r>
      <w:r>
        <w:rPr>
          <w:rFonts w:ascii="Times New Roman" w:eastAsia="Times New Roman" w:hAnsi="Times New Roman" w:cs="Times New Roman"/>
          <w:sz w:val="24"/>
          <w:szCs w:val="24"/>
        </w:rPr>
        <w:t xml:space="preserve">the effects of genetics and social determinants of health on COVID-19 severity </w:t>
      </w:r>
      <w:r w:rsidR="00292E48">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w:t>
      </w:r>
      <w:r w:rsidR="00F65285">
        <w:rPr>
          <w:rFonts w:ascii="Times New Roman" w:eastAsia="Times New Roman" w:hAnsi="Times New Roman" w:cs="Times New Roman"/>
          <w:sz w:val="24"/>
          <w:szCs w:val="24"/>
        </w:rPr>
        <w:t>approximately</w:t>
      </w:r>
      <w:r>
        <w:rPr>
          <w:rFonts w:ascii="Times New Roman" w:eastAsia="Times New Roman" w:hAnsi="Times New Roman" w:cs="Times New Roman"/>
          <w:sz w:val="24"/>
          <w:szCs w:val="24"/>
        </w:rPr>
        <w:t xml:space="preserve"> independent</w:t>
      </w:r>
      <w:r w:rsidR="00D7533E">
        <w:rPr>
          <w:rFonts w:ascii="Times New Roman" w:eastAsia="Times New Roman" w:hAnsi="Times New Roman" w:cs="Times New Roman"/>
          <w:sz w:val="24"/>
          <w:szCs w:val="24"/>
        </w:rPr>
        <w:t>.</w:t>
      </w:r>
      <w:r w:rsidR="00292E48">
        <w:rPr>
          <w:rFonts w:ascii="Times New Roman" w:eastAsia="Times New Roman" w:hAnsi="Times New Roman" w:cs="Times New Roman"/>
          <w:sz w:val="24"/>
          <w:szCs w:val="24"/>
        </w:rPr>
        <w:t xml:space="preserve"> </w:t>
      </w:r>
    </w:p>
    <w:p w14:paraId="000000CA" w14:textId="62F71C9F" w:rsidR="00B32E56" w:rsidRDefault="00E57D5A" w:rsidP="00F538B9">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may be limited due to linkage disequilibrium and heterogeneity caused by geographic location within our sample population. The case definition allows us to identify variants associated with severity, however these results need to be taken with caution given the possibility of </w:t>
      </w:r>
      <w:r w:rsidR="003472E3">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color w:val="222222"/>
          <w:sz w:val="24"/>
          <w:szCs w:val="24"/>
          <w:highlight w:val="white"/>
        </w:rPr>
        <w:t xml:space="preserve">ollider bias. </w:t>
      </w:r>
      <w:r w:rsidR="0009618A">
        <w:rPr>
          <w:rFonts w:ascii="Times New Roman" w:eastAsia="Times New Roman" w:hAnsi="Times New Roman" w:cs="Times New Roman"/>
          <w:color w:val="222222"/>
          <w:sz w:val="24"/>
          <w:szCs w:val="24"/>
          <w:highlight w:val="white"/>
        </w:rPr>
        <w:t>Analyzing</w:t>
      </w:r>
      <w:r>
        <w:rPr>
          <w:rFonts w:ascii="Times New Roman" w:eastAsia="Times New Roman" w:hAnsi="Times New Roman" w:cs="Times New Roman"/>
          <w:color w:val="222222"/>
          <w:sz w:val="24"/>
          <w:szCs w:val="24"/>
          <w:highlight w:val="white"/>
        </w:rPr>
        <w:t xml:space="preserve"> UK Biobank data, the participants tested for COVID-19 were highly selected for a range of genetic, </w:t>
      </w:r>
      <w:r w:rsidR="0009618A">
        <w:rPr>
          <w:rFonts w:ascii="Times New Roman" w:eastAsia="Times New Roman" w:hAnsi="Times New Roman" w:cs="Times New Roman"/>
          <w:color w:val="222222"/>
          <w:sz w:val="24"/>
          <w:szCs w:val="24"/>
          <w:highlight w:val="white"/>
        </w:rPr>
        <w:t>behavioral</w:t>
      </w:r>
      <w:r>
        <w:rPr>
          <w:rFonts w:ascii="Times New Roman" w:eastAsia="Times New Roman" w:hAnsi="Times New Roman" w:cs="Times New Roman"/>
          <w:color w:val="222222"/>
          <w:sz w:val="24"/>
          <w:szCs w:val="24"/>
          <w:highlight w:val="white"/>
        </w:rPr>
        <w:t>, cardiovascular, demographic, and anthropometric traits</w:t>
      </w:r>
      <w:r w:rsidR="00C0233D">
        <w:rPr>
          <w:rFonts w:ascii="Times New Roman" w:eastAsia="Times New Roman" w:hAnsi="Times New Roman" w:cs="Times New Roman"/>
          <w:color w:val="222222"/>
          <w:sz w:val="24"/>
          <w:szCs w:val="24"/>
          <w:highlight w:val="white"/>
        </w:rPr>
        <w:t xml:space="preserve"> </w:t>
      </w:r>
      <w:r w:rsidR="00C0233D">
        <w:rPr>
          <w:rFonts w:ascii="Times New Roman" w:eastAsia="Times New Roman" w:hAnsi="Times New Roman" w:cs="Times New Roman"/>
          <w:color w:val="222222"/>
          <w:sz w:val="24"/>
          <w:szCs w:val="24"/>
          <w:highlight w:val="white"/>
        </w:rPr>
        <w:fldChar w:fldCharType="begin"/>
      </w:r>
      <w:r w:rsidR="00C0233D">
        <w:rPr>
          <w:rFonts w:ascii="Times New Roman" w:eastAsia="Times New Roman" w:hAnsi="Times New Roman" w:cs="Times New Roman"/>
          <w:color w:val="222222"/>
          <w:sz w:val="24"/>
          <w:szCs w:val="24"/>
          <w:highlight w:val="white"/>
        </w:rPr>
        <w:instrText xml:space="preserve"> ADDIN EN.CITE &lt;EndNote&gt;&lt;Cite&gt;&lt;Author&gt;Griffith&lt;/Author&gt;&lt;Year&gt;2020&lt;/Year&gt;&lt;RecNum&gt;6&lt;/RecNum&gt;&lt;DisplayText&gt;(Griffith et al., 2020)&lt;/DisplayText&gt;&lt;record&gt;&lt;rec-number&gt;6&lt;/rec-number&gt;&lt;foreign-keys&gt;&lt;key app="EN" db-id="9f2txswd89rz04ep0vqxx0s2wesrzaax9aa5" timestamp="1622569240" guid="6d27d06d-4837-4960-b3a7-73bddfe696d6"&gt;6&lt;/key&gt;&lt;/foreign-keys&gt;&lt;ref-type name="Journal Article"&gt;17&lt;/ref-type&gt;&lt;contributors&gt;&lt;authors&gt;&lt;author&gt;Griffith, Gareth J&lt;/author&gt;&lt;author&gt;Morris, Tim T&lt;/author&gt;&lt;author&gt;Tudball, Matt&lt;/author&gt;&lt;author&gt;Herbert, Annie&lt;/author&gt;&lt;author&gt;Mancano, Giulia&lt;/author&gt;&lt;author&gt;Pike, Lindsey&lt;/author&gt;&lt;author&gt;Sharp, Gemma C&lt;/author&gt;&lt;author&gt;Palmer, Tom M&lt;/author&gt;&lt;author&gt;Smith, George Davey&lt;/author&gt;&lt;author&gt;Tilling, Kate&lt;/author&gt;&lt;author&gt;Zuccolo, Luisa&lt;/author&gt;&lt;author&gt;Davies, Neil M&lt;/author&gt;&lt;author&gt;Hemani, Gibran&lt;/author&gt;&lt;/authors&gt;&lt;/contributors&gt;&lt;titles&gt;&lt;title&gt;Collider bias undermines our understanding of COVID-19 disease risk and severity&lt;/title&gt;&lt;secondary-title&gt;medRxiv&lt;/secondary-title&gt;&lt;/titles&gt;&lt;periodical&gt;&lt;full-title&gt;medRxiv&lt;/full-title&gt;&lt;/periodical&gt;&lt;pages&gt;2020.05.04.20090506&lt;/pages&gt;&lt;dates&gt;&lt;year&gt;2020&lt;/year&gt;&lt;/dates&gt;&lt;urls&gt;&lt;related-urls&gt;&lt;url&gt;https://www.medrxiv.org/content/medrxiv/early/2020/05/20/2020.05.04.20090506.full.pdf&lt;/url&gt;&lt;/related-urls&gt;&lt;/urls&gt;&lt;electronic-resource-num&gt;10.1101/2020.05.04.20090506&lt;/electronic-resource-num&gt;&lt;/record&gt;&lt;/Cite&gt;&lt;/EndNote&gt;</w:instrText>
      </w:r>
      <w:r w:rsidR="00C0233D">
        <w:rPr>
          <w:rFonts w:ascii="Times New Roman" w:eastAsia="Times New Roman" w:hAnsi="Times New Roman" w:cs="Times New Roman"/>
          <w:color w:val="222222"/>
          <w:sz w:val="24"/>
          <w:szCs w:val="24"/>
          <w:highlight w:val="white"/>
        </w:rPr>
        <w:fldChar w:fldCharType="separate"/>
      </w:r>
      <w:r w:rsidR="00C0233D">
        <w:rPr>
          <w:rFonts w:ascii="Times New Roman" w:eastAsia="Times New Roman" w:hAnsi="Times New Roman" w:cs="Times New Roman"/>
          <w:noProof/>
          <w:color w:val="222222"/>
          <w:sz w:val="24"/>
          <w:szCs w:val="24"/>
          <w:highlight w:val="white"/>
        </w:rPr>
        <w:t>(Griffith et al., 2020)</w:t>
      </w:r>
      <w:r w:rsidR="00C0233D">
        <w:rPr>
          <w:rFonts w:ascii="Times New Roman" w:eastAsia="Times New Roman" w:hAnsi="Times New Roman" w:cs="Times New Roman"/>
          <w:color w:val="222222"/>
          <w:sz w:val="24"/>
          <w:szCs w:val="24"/>
          <w:highlight w:val="white"/>
        </w:rPr>
        <w:fldChar w:fldCharType="end"/>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our dataset to </w:t>
      </w:r>
      <w:r w:rsidR="00F538B9">
        <w:rPr>
          <w:rFonts w:ascii="Times New Roman" w:eastAsia="Times New Roman" w:hAnsi="Times New Roman" w:cs="Times New Roman"/>
          <w:sz w:val="24"/>
          <w:szCs w:val="24"/>
        </w:rPr>
        <w:t xml:space="preserve">individuals of </w:t>
      </w:r>
      <w:r>
        <w:rPr>
          <w:rFonts w:ascii="Times New Roman" w:eastAsia="Times New Roman" w:hAnsi="Times New Roman" w:cs="Times New Roman"/>
          <w:sz w:val="24"/>
          <w:szCs w:val="24"/>
        </w:rPr>
        <w:t xml:space="preserve">European ancestry, we reduce the heterogeneity but face a limited sample size. Nonetheless, </w:t>
      </w:r>
      <w:r w:rsidR="00F01E62">
        <w:rPr>
          <w:rFonts w:ascii="Times New Roman" w:eastAsia="Times New Roman" w:hAnsi="Times New Roman" w:cs="Times New Roman"/>
          <w:sz w:val="24"/>
          <w:szCs w:val="24"/>
        </w:rPr>
        <w:t>the use of</w:t>
      </w:r>
      <w:r>
        <w:rPr>
          <w:rFonts w:ascii="Times New Roman" w:eastAsia="Times New Roman" w:hAnsi="Times New Roman" w:cs="Times New Roman"/>
          <w:sz w:val="24"/>
          <w:szCs w:val="24"/>
        </w:rPr>
        <w:t xml:space="preserve"> interaction analysis </w:t>
      </w:r>
      <w:r w:rsidR="00F01E62">
        <w:rPr>
          <w:rFonts w:ascii="Times New Roman" w:eastAsia="Times New Roman" w:hAnsi="Times New Roman" w:cs="Times New Roman"/>
          <w:sz w:val="24"/>
          <w:szCs w:val="24"/>
        </w:rPr>
        <w:t>allowed us to uncover</w:t>
      </w:r>
      <w:r>
        <w:rPr>
          <w:rFonts w:ascii="Times New Roman" w:eastAsia="Times New Roman" w:hAnsi="Times New Roman" w:cs="Times New Roman"/>
          <w:sz w:val="24"/>
          <w:szCs w:val="24"/>
        </w:rPr>
        <w:t xml:space="preserve"> novel variants</w:t>
      </w:r>
      <w:r w:rsidR="00F01E6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E6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GEM marginal p-value did </w:t>
      </w:r>
      <w:r>
        <w:rPr>
          <w:rFonts w:ascii="Times New Roman" w:eastAsia="Times New Roman" w:hAnsi="Times New Roman" w:cs="Times New Roman"/>
          <w:sz w:val="24"/>
          <w:szCs w:val="24"/>
        </w:rPr>
        <w:lastRenderedPageBreak/>
        <w:t>not pass the genome-wide significan</w:t>
      </w:r>
      <w:r w:rsidR="004E1E73">
        <w:rPr>
          <w:rFonts w:ascii="Times New Roman" w:eastAsia="Times New Roman" w:hAnsi="Times New Roman" w:cs="Times New Roman"/>
          <w:sz w:val="24"/>
          <w:szCs w:val="24"/>
        </w:rPr>
        <w:t>ce</w:t>
      </w:r>
      <w:r>
        <w:rPr>
          <w:rFonts w:ascii="Times New Roman" w:eastAsia="Times New Roman" w:hAnsi="Times New Roman" w:cs="Times New Roman"/>
          <w:sz w:val="24"/>
          <w:szCs w:val="24"/>
        </w:rPr>
        <w:t xml:space="preserve"> threshold for three of the five variants, </w:t>
      </w:r>
      <w:r w:rsidR="004E1E73">
        <w:rPr>
          <w:rFonts w:ascii="Times New Roman" w:eastAsia="Times New Roman" w:hAnsi="Times New Roman" w:cs="Times New Roman"/>
          <w:sz w:val="24"/>
          <w:szCs w:val="24"/>
        </w:rPr>
        <w:t>meaning that these variants would not have been detected via a standard GWAS in this population.</w:t>
      </w:r>
      <w:r>
        <w:rPr>
          <w:rFonts w:ascii="Times New Roman" w:eastAsia="Times New Roman" w:hAnsi="Times New Roman" w:cs="Times New Roman"/>
          <w:sz w:val="24"/>
          <w:szCs w:val="24"/>
        </w:rPr>
        <w:t xml:space="preserve"> </w:t>
      </w:r>
    </w:p>
    <w:p w14:paraId="000000CB" w14:textId="2B681F83" w:rsidR="00B32E56" w:rsidRDefault="00E57D5A" w:rsidP="008C6462">
      <w:pPr>
        <w:spacing w:after="200"/>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rPr>
        <w:t xml:space="preserve">Our findings suggest that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effects contribute to the differences in COVID-19 severity. Sex-associated difference</w:t>
      </w:r>
      <w:r w:rsidR="0034022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immune response and cardiometabolic disease </w:t>
      </w:r>
      <w:r w:rsidR="0078262C">
        <w:rPr>
          <w:rFonts w:ascii="Times New Roman" w:eastAsia="Times New Roman" w:hAnsi="Times New Roman" w:cs="Times New Roman"/>
          <w:sz w:val="24"/>
          <w:szCs w:val="24"/>
        </w:rPr>
        <w:t>comorbidities</w:t>
      </w:r>
      <w:r>
        <w:rPr>
          <w:rFonts w:ascii="Times New Roman" w:eastAsia="Times New Roman" w:hAnsi="Times New Roman" w:cs="Times New Roman"/>
          <w:sz w:val="24"/>
          <w:szCs w:val="24"/>
        </w:rPr>
        <w:t xml:space="preserve"> that deregulate immune response may interact with the identified genetic variants and put individuals at higher risk for worse outcomes of COVID-19. Future studies investigating the stratified effects of sex, T2D and BMI, and social determinants of health on COVID-19 susceptibility, as well as similar analysis with a wider array of ancestries</w:t>
      </w:r>
      <w:r w:rsidR="007826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may further reveal underlying the genetic interaction effects that place individuals at higher risk.</w:t>
      </w:r>
    </w:p>
    <w:p w14:paraId="000000CC" w14:textId="77777777" w:rsidR="00B32E56" w:rsidRDefault="00E57D5A" w:rsidP="008C6462">
      <w:pPr>
        <w:spacing w:after="200"/>
        <w:rPr>
          <w:rFonts w:ascii="Times New Roman" w:eastAsia="Times New Roman" w:hAnsi="Times New Roman" w:cs="Times New Roman"/>
          <w:b/>
          <w:sz w:val="26"/>
          <w:szCs w:val="26"/>
          <w:highlight w:val="white"/>
        </w:rPr>
      </w:pPr>
      <w:r>
        <w:br w:type="page"/>
      </w:r>
    </w:p>
    <w:p w14:paraId="000000CD" w14:textId="77777777" w:rsidR="00B32E56" w:rsidRDefault="00E57D5A">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Supplemental Figures</w:t>
      </w:r>
    </w:p>
    <w:p w14:paraId="000000CE" w14:textId="6C439530"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S1</w:t>
      </w:r>
      <w:r>
        <w:rPr>
          <w:rFonts w:ascii="Times New Roman" w:eastAsia="Times New Roman" w:hAnsi="Times New Roman" w:cs="Times New Roman"/>
          <w:sz w:val="26"/>
          <w:szCs w:val="26"/>
        </w:rPr>
        <w:t xml:space="preserve">: </w:t>
      </w:r>
      <w:r w:rsidR="00262194">
        <w:rPr>
          <w:rFonts w:ascii="Times New Roman" w:eastAsia="Times New Roman" w:hAnsi="Times New Roman" w:cs="Times New Roman"/>
          <w:sz w:val="26"/>
          <w:szCs w:val="26"/>
        </w:rPr>
        <w:t>Severe COVID-19 p</w:t>
      </w:r>
      <w:r>
        <w:rPr>
          <w:rFonts w:ascii="Times New Roman" w:eastAsia="Times New Roman" w:hAnsi="Times New Roman" w:cs="Times New Roman"/>
          <w:sz w:val="26"/>
          <w:szCs w:val="26"/>
        </w:rPr>
        <w:t>henotype</w:t>
      </w:r>
      <w:r w:rsidR="00262194">
        <w:rPr>
          <w:rFonts w:ascii="Times New Roman" w:eastAsia="Times New Roman" w:hAnsi="Times New Roman" w:cs="Times New Roman"/>
          <w:sz w:val="26"/>
          <w:szCs w:val="26"/>
        </w:rPr>
        <w:t xml:space="preserve"> definition</w:t>
      </w:r>
      <w:r>
        <w:rPr>
          <w:rFonts w:ascii="Times New Roman" w:eastAsia="Times New Roman" w:hAnsi="Times New Roman" w:cs="Times New Roman"/>
          <w:sz w:val="26"/>
          <w:szCs w:val="26"/>
        </w:rPr>
        <w:t xml:space="preserve"> </w:t>
      </w:r>
      <w:r w:rsidR="00262194">
        <w:rPr>
          <w:rFonts w:ascii="Times New Roman" w:eastAsia="Times New Roman" w:hAnsi="Times New Roman" w:cs="Times New Roman"/>
          <w:sz w:val="26"/>
          <w:szCs w:val="26"/>
        </w:rPr>
        <w:t>f</w:t>
      </w:r>
      <w:r>
        <w:rPr>
          <w:rFonts w:ascii="Times New Roman" w:eastAsia="Times New Roman" w:hAnsi="Times New Roman" w:cs="Times New Roman"/>
          <w:sz w:val="26"/>
          <w:szCs w:val="26"/>
        </w:rPr>
        <w:t xml:space="preserve">low </w:t>
      </w:r>
      <w:r w:rsidR="00262194">
        <w:rPr>
          <w:rFonts w:ascii="Times New Roman" w:eastAsia="Times New Roman" w:hAnsi="Times New Roman" w:cs="Times New Roman"/>
          <w:sz w:val="26"/>
          <w:szCs w:val="26"/>
        </w:rPr>
        <w:t>c</w:t>
      </w:r>
      <w:r>
        <w:rPr>
          <w:rFonts w:ascii="Times New Roman" w:eastAsia="Times New Roman" w:hAnsi="Times New Roman" w:cs="Times New Roman"/>
          <w:sz w:val="26"/>
          <w:szCs w:val="26"/>
        </w:rPr>
        <w:t>hart</w:t>
      </w:r>
      <w:r w:rsidR="00262194">
        <w:rPr>
          <w:rFonts w:ascii="Times New Roman" w:eastAsia="Times New Roman" w:hAnsi="Times New Roman" w:cs="Times New Roman"/>
          <w:sz w:val="26"/>
          <w:szCs w:val="26"/>
        </w:rPr>
        <w:t xml:space="preserve">. </w:t>
      </w:r>
      <w:r w:rsidR="00AD20F6">
        <w:rPr>
          <w:rFonts w:ascii="Times New Roman" w:eastAsia="Times New Roman" w:hAnsi="Times New Roman" w:cs="Times New Roman"/>
          <w:sz w:val="26"/>
          <w:szCs w:val="26"/>
        </w:rPr>
        <w:t xml:space="preserve">This definition is based on the “B2” phenotype used by the COVID-19 HGI </w:t>
      </w:r>
      <w:r w:rsidR="007E6B19">
        <w:rPr>
          <w:rFonts w:ascii="Times New Roman" w:eastAsia="Times New Roman" w:hAnsi="Times New Roman" w:cs="Times New Roman"/>
          <w:sz w:val="26"/>
          <w:szCs w:val="26"/>
        </w:rPr>
        <w:t>group.</w:t>
      </w:r>
    </w:p>
    <w:p w14:paraId="21877B99" w14:textId="77777777" w:rsidR="0074757D" w:rsidRDefault="0074757D">
      <w:pPr>
        <w:spacing w:after="200"/>
        <w:rPr>
          <w:rFonts w:ascii="Times New Roman" w:eastAsia="Times New Roman" w:hAnsi="Times New Roman" w:cs="Times New Roman"/>
          <w:sz w:val="24"/>
          <w:szCs w:val="24"/>
        </w:rPr>
      </w:pPr>
    </w:p>
    <w:p w14:paraId="000000D0" w14:textId="5D91E1B1" w:rsidR="00B32E56" w:rsidRDefault="005151A8">
      <w:pPr>
        <w:spacing w:after="200"/>
        <w:rPr>
          <w:rFonts w:ascii="Times New Roman" w:eastAsia="Times New Roman" w:hAnsi="Times New Roman" w:cs="Times New Roman"/>
          <w:b/>
          <w:sz w:val="26"/>
          <w:szCs w:val="26"/>
          <w:highlight w:val="white"/>
        </w:rPr>
      </w:pPr>
      <w:commentRangeStart w:id="8"/>
      <w:r>
        <w:rPr>
          <w:rFonts w:ascii="Times New Roman" w:eastAsia="Times New Roman" w:hAnsi="Times New Roman" w:cs="Times New Roman"/>
          <w:b/>
          <w:noProof/>
          <w:sz w:val="26"/>
          <w:szCs w:val="26"/>
        </w:rPr>
        <w:drawing>
          <wp:inline distT="0" distB="0" distL="0" distR="0" wp14:anchorId="408C27EE" wp14:editId="34B18068">
            <wp:extent cx="6768935" cy="533849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778688" cy="5346183"/>
                    </a:xfrm>
                    <a:prstGeom prst="rect">
                      <a:avLst/>
                    </a:prstGeom>
                  </pic:spPr>
                </pic:pic>
              </a:graphicData>
            </a:graphic>
          </wp:inline>
        </w:drawing>
      </w:r>
      <w:commentRangeEnd w:id="8"/>
      <w:r w:rsidR="00262194">
        <w:rPr>
          <w:rStyle w:val="CommentReference"/>
        </w:rPr>
        <w:commentReference w:id="8"/>
      </w:r>
    </w:p>
    <w:p w14:paraId="000000D1" w14:textId="77777777" w:rsidR="00B32E56" w:rsidRDefault="00E57D5A">
      <w:pPr>
        <w:rPr>
          <w:rFonts w:ascii="Times New Roman" w:eastAsia="Times New Roman" w:hAnsi="Times New Roman" w:cs="Times New Roman"/>
          <w:b/>
          <w:sz w:val="26"/>
          <w:szCs w:val="26"/>
          <w:highlight w:val="white"/>
        </w:rPr>
      </w:pPr>
      <w:r>
        <w:br w:type="page"/>
      </w:r>
    </w:p>
    <w:p w14:paraId="000000D2" w14:textId="77777777" w:rsidR="00B32E56" w:rsidRDefault="00E57D5A">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 xml:space="preserve">Supp. Table 1: </w:t>
      </w:r>
      <w:r>
        <w:rPr>
          <w:rFonts w:ascii="Times New Roman" w:eastAsia="Times New Roman" w:hAnsi="Times New Roman" w:cs="Times New Roman"/>
          <w:sz w:val="26"/>
          <w:szCs w:val="26"/>
          <w:highlight w:val="white"/>
        </w:rPr>
        <w:t>Population characteristics of European ancestry samples extracted from UKB, stratified by sex.</w:t>
      </w:r>
    </w:p>
    <w:p w14:paraId="000000D3" w14:textId="77777777" w:rsidR="00B32E56" w:rsidRDefault="00B32E56">
      <w:pPr>
        <w:rPr>
          <w:rFonts w:ascii="Times New Roman" w:eastAsia="Times New Roman" w:hAnsi="Times New Roman" w:cs="Times New Roman"/>
          <w:sz w:val="26"/>
          <w:szCs w:val="26"/>
          <w:highlight w:val="white"/>
        </w:rPr>
      </w:pPr>
    </w:p>
    <w:tbl>
      <w:tblPr>
        <w:tblStyle w:val="a2"/>
        <w:tblW w:w="5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2205"/>
        <w:gridCol w:w="2205"/>
      </w:tblGrid>
      <w:tr w:rsidR="00B32E56" w14:paraId="71953711" w14:textId="77777777">
        <w:trPr>
          <w:trHeight w:val="485"/>
          <w:jc w:val="center"/>
        </w:trPr>
        <w:tc>
          <w:tcPr>
            <w:tcW w:w="54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Supp. Table 1. Population characteristics stratified by sex </w:t>
            </w:r>
            <w:r>
              <w:rPr>
                <w:rFonts w:ascii="Times New Roman" w:eastAsia="Times New Roman" w:hAnsi="Times New Roman" w:cs="Times New Roman"/>
              </w:rPr>
              <w:t>(n=378,051)</w:t>
            </w:r>
          </w:p>
        </w:tc>
      </w:tr>
      <w:tr w:rsidR="00B32E56" w14:paraId="046E7D7E"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7"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Female</w:t>
            </w:r>
          </w:p>
          <w:p w14:paraId="000000D9"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203,961)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A"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Male</w:t>
            </w:r>
          </w:p>
          <w:p w14:paraId="000000DB"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174,090)</w:t>
            </w:r>
          </w:p>
        </w:tc>
      </w:tr>
      <w:tr w:rsidR="00B32E56" w14:paraId="1DD0F70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56.5 (7.9)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57 (8.1)</w:t>
            </w:r>
          </w:p>
        </w:tc>
      </w:tr>
      <w:tr w:rsidR="00B32E56" w14:paraId="74A2BB56"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BMI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 (5.1)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27.8 (4.2)</w:t>
            </w:r>
          </w:p>
        </w:tc>
      </w:tr>
      <w:tr w:rsidR="00B32E56" w14:paraId="21F9B79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T2D</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3"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6%</w:t>
            </w:r>
          </w:p>
        </w:tc>
      </w:tr>
      <w:tr w:rsidR="00B32E56" w14:paraId="04061F77"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MDI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16.6 (13.2)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17.2 (13.8)</w:t>
            </w:r>
          </w:p>
        </w:tc>
      </w:tr>
    </w:tbl>
    <w:p w14:paraId="000000E8" w14:textId="77777777" w:rsidR="00B32E56" w:rsidRDefault="00E57D5A">
      <w:pPr>
        <w:jc w:val="center"/>
      </w:pPr>
      <w:r>
        <w:t xml:space="preserve"> </w:t>
      </w:r>
    </w:p>
    <w:p w14:paraId="000000E9" w14:textId="77777777" w:rsidR="00B32E56" w:rsidRDefault="00B32E56">
      <w:pPr>
        <w:spacing w:after="200"/>
        <w:rPr>
          <w:rFonts w:ascii="Times New Roman" w:eastAsia="Times New Roman" w:hAnsi="Times New Roman" w:cs="Times New Roman"/>
          <w:b/>
          <w:sz w:val="26"/>
          <w:szCs w:val="26"/>
          <w:highlight w:val="white"/>
        </w:rPr>
      </w:pPr>
    </w:p>
    <w:p w14:paraId="000000EA" w14:textId="1BCEE3EC"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2: </w:t>
      </w:r>
      <w:r w:rsidRPr="0081419E">
        <w:rPr>
          <w:rFonts w:ascii="Times New Roman" w:eastAsia="Times New Roman" w:hAnsi="Times New Roman" w:cs="Times New Roman"/>
          <w:bCs/>
          <w:sz w:val="26"/>
          <w:szCs w:val="26"/>
          <w:highlight w:val="white"/>
        </w:rPr>
        <w:t xml:space="preserve">Top </w:t>
      </w:r>
      <w:r w:rsidR="0081419E">
        <w:rPr>
          <w:rFonts w:ascii="Times New Roman" w:eastAsia="Times New Roman" w:hAnsi="Times New Roman" w:cs="Times New Roman"/>
          <w:bCs/>
          <w:sz w:val="26"/>
          <w:szCs w:val="26"/>
          <w:highlight w:val="white"/>
        </w:rPr>
        <w:t xml:space="preserve">variants from the </w:t>
      </w:r>
      <w:r w:rsidRPr="0081419E">
        <w:rPr>
          <w:rFonts w:ascii="Times New Roman" w:eastAsia="Times New Roman" w:hAnsi="Times New Roman" w:cs="Times New Roman"/>
          <w:bCs/>
          <w:sz w:val="26"/>
          <w:szCs w:val="26"/>
          <w:highlight w:val="white"/>
        </w:rPr>
        <w:t>sex analysis (joint and interaction tests)</w:t>
      </w:r>
      <w:r w:rsidR="0081419E">
        <w:rPr>
          <w:rFonts w:ascii="Times New Roman" w:eastAsia="Times New Roman" w:hAnsi="Times New Roman" w:cs="Times New Roman"/>
          <w:bCs/>
          <w:sz w:val="26"/>
          <w:szCs w:val="26"/>
          <w:highlight w:val="white"/>
        </w:rPr>
        <w:t xml:space="preserve"> </w:t>
      </w:r>
      <w:r w:rsidR="002B562F">
        <w:rPr>
          <w:rFonts w:ascii="Times New Roman" w:eastAsia="Times New Roman" w:hAnsi="Times New Roman" w:cs="Times New Roman"/>
          <w:bCs/>
          <w:sz w:val="26"/>
          <w:szCs w:val="26"/>
          <w:highlight w:val="white"/>
        </w:rPr>
        <w:t xml:space="preserve">along </w:t>
      </w:r>
      <w:r w:rsidR="0081419E">
        <w:rPr>
          <w:rFonts w:ascii="Times New Roman" w:eastAsia="Times New Roman" w:hAnsi="Times New Roman" w:cs="Times New Roman"/>
          <w:bCs/>
          <w:sz w:val="26"/>
          <w:szCs w:val="26"/>
          <w:highlight w:val="white"/>
        </w:rPr>
        <w:t>with stratified genetic odds ratios</w:t>
      </w:r>
      <w:r w:rsidRPr="0081419E">
        <w:rPr>
          <w:rFonts w:ascii="Times New Roman" w:eastAsia="Times New Roman" w:hAnsi="Times New Roman" w:cs="Times New Roman"/>
          <w:bCs/>
          <w:sz w:val="26"/>
          <w:szCs w:val="26"/>
          <w:highlight w:val="white"/>
        </w:rPr>
        <w:t>.</w:t>
      </w:r>
    </w:p>
    <w:tbl>
      <w:tblPr>
        <w:tblStyle w:val="a3"/>
        <w:tblW w:w="10215" w:type="dxa"/>
        <w:tblLayout w:type="fixed"/>
        <w:tblLook w:val="0600" w:firstRow="0" w:lastRow="0" w:firstColumn="0" w:lastColumn="0" w:noHBand="1" w:noVBand="1"/>
      </w:tblPr>
      <w:tblGrid>
        <w:gridCol w:w="990"/>
        <w:gridCol w:w="705"/>
        <w:gridCol w:w="705"/>
        <w:gridCol w:w="855"/>
        <w:gridCol w:w="600"/>
        <w:gridCol w:w="960"/>
        <w:gridCol w:w="870"/>
        <w:gridCol w:w="1065"/>
        <w:gridCol w:w="1155"/>
        <w:gridCol w:w="1170"/>
        <w:gridCol w:w="1140"/>
      </w:tblGrid>
      <w:tr w:rsidR="00B32E56" w14:paraId="79F1BD64"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0EB" w14:textId="77777777" w:rsidR="00B32E56" w:rsidRDefault="00E57D5A">
            <w:pPr>
              <w:widowControl w:val="0"/>
              <w:jc w:val="center"/>
              <w:rPr>
                <w:b/>
                <w:sz w:val="16"/>
                <w:szCs w:val="16"/>
                <w:highlight w:val="white"/>
              </w:rPr>
            </w:pPr>
            <w:r>
              <w:rPr>
                <w:b/>
                <w:sz w:val="16"/>
                <w:szCs w:val="16"/>
                <w:highlight w:val="white"/>
              </w:rPr>
              <w:t>RSID</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C" w14:textId="77777777" w:rsidR="00B32E56" w:rsidRDefault="00E57D5A">
            <w:pPr>
              <w:widowControl w:val="0"/>
              <w:jc w:val="center"/>
              <w:rPr>
                <w:b/>
                <w:sz w:val="16"/>
                <w:szCs w:val="16"/>
                <w:highlight w:val="white"/>
              </w:rPr>
            </w:pPr>
            <w:r>
              <w:rPr>
                <w:b/>
                <w:sz w:val="16"/>
                <w:szCs w:val="16"/>
                <w:highlight w:val="white"/>
              </w:rPr>
              <w:t>location</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D" w14:textId="77777777" w:rsidR="00B32E56" w:rsidRDefault="00E57D5A">
            <w:pPr>
              <w:widowControl w:val="0"/>
              <w:jc w:val="center"/>
              <w:rPr>
                <w:b/>
                <w:sz w:val="16"/>
                <w:szCs w:val="16"/>
                <w:highlight w:val="white"/>
              </w:rPr>
            </w:pPr>
            <w:r>
              <w:rPr>
                <w:b/>
                <w:sz w:val="16"/>
                <w:szCs w:val="16"/>
                <w:highlight w:val="white"/>
              </w:rPr>
              <w:t>Effect Allele</w:t>
            </w:r>
          </w:p>
        </w:tc>
        <w:tc>
          <w:tcPr>
            <w:tcW w:w="8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E" w14:textId="77777777" w:rsidR="00B32E56" w:rsidRDefault="00E57D5A">
            <w:pPr>
              <w:widowControl w:val="0"/>
              <w:jc w:val="center"/>
              <w:rPr>
                <w:b/>
                <w:sz w:val="16"/>
                <w:szCs w:val="16"/>
                <w:highlight w:val="white"/>
              </w:rPr>
            </w:pPr>
            <w:r>
              <w:rPr>
                <w:b/>
                <w:sz w:val="16"/>
                <w:szCs w:val="16"/>
                <w:highlight w:val="white"/>
              </w:rPr>
              <w:t>Non-Effect Allele</w:t>
            </w:r>
          </w:p>
        </w:tc>
        <w:tc>
          <w:tcPr>
            <w:tcW w:w="6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F" w14:textId="77777777" w:rsidR="00B32E56" w:rsidRDefault="00E57D5A">
            <w:pPr>
              <w:widowControl w:val="0"/>
              <w:jc w:val="center"/>
              <w:rPr>
                <w:b/>
                <w:sz w:val="16"/>
                <w:szCs w:val="16"/>
                <w:highlight w:val="white"/>
              </w:rPr>
            </w:pPr>
            <w:r>
              <w:rPr>
                <w:b/>
                <w:sz w:val="16"/>
                <w:szCs w:val="16"/>
                <w:highlight w:val="white"/>
              </w:rPr>
              <w:t>Effect Allele</w:t>
            </w:r>
          </w:p>
          <w:p w14:paraId="000000F0" w14:textId="77777777" w:rsidR="00B32E56" w:rsidRDefault="00E57D5A">
            <w:pPr>
              <w:widowControl w:val="0"/>
              <w:jc w:val="center"/>
              <w:rPr>
                <w:b/>
                <w:sz w:val="16"/>
                <w:szCs w:val="16"/>
                <w:highlight w:val="white"/>
              </w:rPr>
            </w:pPr>
            <w:r>
              <w:rPr>
                <w:b/>
                <w:sz w:val="16"/>
                <w:szCs w:val="16"/>
                <w:highlight w:val="white"/>
              </w:rPr>
              <w:t>Freq</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1" w14:textId="77777777" w:rsidR="00B32E56" w:rsidRDefault="00E57D5A">
            <w:pPr>
              <w:widowControl w:val="0"/>
              <w:jc w:val="center"/>
              <w:rPr>
                <w:b/>
                <w:sz w:val="16"/>
                <w:szCs w:val="16"/>
                <w:highlight w:val="white"/>
              </w:rPr>
            </w:pPr>
            <w:proofErr w:type="gramStart"/>
            <w:r>
              <w:rPr>
                <w:b/>
                <w:sz w:val="16"/>
                <w:szCs w:val="16"/>
                <w:highlight w:val="white"/>
              </w:rPr>
              <w:t>GEM  Interaction</w:t>
            </w:r>
            <w:proofErr w:type="gramEnd"/>
            <w:r>
              <w:rPr>
                <w:b/>
                <w:sz w:val="16"/>
                <w:szCs w:val="16"/>
                <w:highlight w:val="white"/>
              </w:rPr>
              <w:t xml:space="preserve">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2" w14:textId="77777777" w:rsidR="00B32E56" w:rsidRDefault="00E57D5A">
            <w:pPr>
              <w:widowControl w:val="0"/>
              <w:jc w:val="center"/>
              <w:rPr>
                <w:b/>
                <w:sz w:val="16"/>
                <w:szCs w:val="16"/>
                <w:highlight w:val="white"/>
              </w:rPr>
            </w:pPr>
            <w:r>
              <w:rPr>
                <w:b/>
                <w:sz w:val="16"/>
                <w:szCs w:val="16"/>
                <w:highlight w:val="white"/>
              </w:rPr>
              <w:t>GEM Joint p-value</w:t>
            </w:r>
          </w:p>
        </w:tc>
        <w:tc>
          <w:tcPr>
            <w:tcW w:w="106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3" w14:textId="77777777" w:rsidR="00B32E56" w:rsidRDefault="00E57D5A">
            <w:pPr>
              <w:widowControl w:val="0"/>
              <w:jc w:val="center"/>
              <w:rPr>
                <w:b/>
                <w:sz w:val="16"/>
                <w:szCs w:val="16"/>
                <w:highlight w:val="white"/>
              </w:rPr>
            </w:pPr>
            <w:r>
              <w:rPr>
                <w:b/>
                <w:sz w:val="16"/>
                <w:szCs w:val="16"/>
                <w:highlight w:val="white"/>
              </w:rPr>
              <w:t>OR interaction</w:t>
            </w:r>
          </w:p>
        </w:tc>
        <w:tc>
          <w:tcPr>
            <w:tcW w:w="11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4" w14:textId="77777777" w:rsidR="00B32E56" w:rsidRDefault="00E57D5A">
            <w:pPr>
              <w:widowControl w:val="0"/>
              <w:jc w:val="center"/>
              <w:rPr>
                <w:b/>
                <w:sz w:val="16"/>
                <w:szCs w:val="16"/>
                <w:highlight w:val="white"/>
              </w:rPr>
            </w:pPr>
            <w:r>
              <w:rPr>
                <w:b/>
                <w:sz w:val="16"/>
                <w:szCs w:val="16"/>
                <w:highlight w:val="white"/>
              </w:rPr>
              <w:t>OR combined</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5" w14:textId="77777777" w:rsidR="00B32E56" w:rsidRDefault="00E57D5A">
            <w:pPr>
              <w:widowControl w:val="0"/>
              <w:jc w:val="center"/>
              <w:rPr>
                <w:b/>
                <w:sz w:val="16"/>
                <w:szCs w:val="16"/>
                <w:highlight w:val="white"/>
              </w:rPr>
            </w:pPr>
            <w:r>
              <w:rPr>
                <w:b/>
                <w:sz w:val="16"/>
                <w:szCs w:val="16"/>
                <w:highlight w:val="white"/>
              </w:rPr>
              <w:t>OR (male)</w:t>
            </w:r>
          </w:p>
        </w:tc>
        <w:tc>
          <w:tcPr>
            <w:tcW w:w="11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6" w14:textId="77777777" w:rsidR="00B32E56" w:rsidRDefault="00E57D5A">
            <w:pPr>
              <w:widowControl w:val="0"/>
              <w:jc w:val="center"/>
              <w:rPr>
                <w:b/>
                <w:sz w:val="16"/>
                <w:szCs w:val="16"/>
                <w:highlight w:val="white"/>
              </w:rPr>
            </w:pPr>
            <w:r>
              <w:rPr>
                <w:b/>
                <w:sz w:val="16"/>
                <w:szCs w:val="16"/>
                <w:highlight w:val="white"/>
              </w:rPr>
              <w:t>OR (female)</w:t>
            </w:r>
          </w:p>
        </w:tc>
      </w:tr>
      <w:tr w:rsidR="00B32E56" w14:paraId="49FBA920"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0.139689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[0.868-1.75]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1.79 [1.43-2.24]</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[1.11-1.9]</w:t>
            </w:r>
          </w:p>
        </w:tc>
      </w:tr>
      <w:tr w:rsidR="00B32E56" w14:paraId="56941DF2"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2:218260234_AC_A</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0.000128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2.99E-08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[1.24-2.45]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1.44 [1.22-1.69]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 [1.47-2.19]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[0.779-1.35]</w:t>
            </w:r>
          </w:p>
        </w:tc>
      </w:tr>
      <w:tr w:rsidR="00B32E56" w14:paraId="0B4DA7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0.866041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0.98 [0.657-1.45]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1.71 [1.3-2.23]</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1.75 [1.31-2.34]</w:t>
            </w:r>
          </w:p>
        </w:tc>
      </w:tr>
      <w:tr w:rsidR="00B32E56" w14:paraId="3D172AE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rs117993077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6:93824151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8.86E-06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 [1.55-4.57]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[1.16-1.85]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 [1.57-2.7]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0.78 [0.487-1.24]</w:t>
            </w:r>
          </w:p>
        </w:tc>
      </w:tr>
      <w:tr w:rsidR="00B32E56" w14:paraId="3CD4DCA5"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rs55926550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4:68007466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0.002296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4.27E-07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0.59 [0.388-0.911]</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[1.3-1.98]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[0.882-1.69]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2.05 [1.55-2.7]</w:t>
            </w:r>
          </w:p>
        </w:tc>
      </w:tr>
      <w:tr w:rsidR="00B32E56" w14:paraId="4D2176C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rs11232355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11:80540380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0.069</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9.92E-07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0.58 [0.463-0.725]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[0.972-1.21]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0.82 [0.694-0.972]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[1.22-1.64]</w:t>
            </w:r>
          </w:p>
        </w:tc>
      </w:tr>
      <w:tr w:rsidR="00B32E56" w14:paraId="17D6FCD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rs117234438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15:52349607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0.000927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5.01E-07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[1.17-3.19]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[1.3-2.06]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2.09 [1.59-2.76]</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1.08 [0.71-1.64]</w:t>
            </w:r>
          </w:p>
        </w:tc>
      </w:tr>
      <w:tr w:rsidR="00B32E56" w14:paraId="2DAEE60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0.841366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7.06E-07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1.02 [0.827-1.26]</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[0.662-0.879]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[0.64-0.872]</w:t>
            </w:r>
          </w:p>
        </w:tc>
      </w:tr>
      <w:tr w:rsidR="00B32E56" w14:paraId="29BB622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rs112561874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1:185427460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8.24E-07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0.47 [0.305-0.723]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[1.15-1.74]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[0.668-1.32]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 [1.53-2.6]</w:t>
            </w:r>
          </w:p>
        </w:tc>
      </w:tr>
      <w:tr w:rsidR="00B32E56" w14:paraId="14B224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rs12461506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19:30878810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0.643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9.24304e-07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﻿5.89398e-06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1.35 [1.19-1.52]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 [0.943-1.06]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[1.06-1.25]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[0.783-0.932]</w:t>
            </w:r>
          </w:p>
        </w:tc>
      </w:tr>
      <w:tr w:rsidR="00B32E56" w14:paraId="1136C46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rs17066139</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3:62113696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0.013713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[1.03-1.44]</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[1.12-1.32]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1.33 [1.19-1.48]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[0.955-1.24]</w:t>
            </w:r>
          </w:p>
        </w:tc>
      </w:tr>
      <w:tr w:rsidR="00B32E56" w14:paraId="7D18F03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rs114103616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21:16998740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0.014151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 [0.501-0.983]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[1.24-1.74]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[0.964-1.58]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1.77 [1.4-2.22]</w:t>
            </w:r>
          </w:p>
        </w:tc>
      </w:tr>
      <w:tr w:rsidR="00B32E56" w14:paraId="40C5520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rs182465934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1:22335633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4.16E-05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[1.35-2.77]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 [1.1-1.54]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1.67 [1.36-2.05]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[0.645-1.17]</w:t>
            </w:r>
          </w:p>
        </w:tc>
      </w:tr>
      <w:tr w:rsidR="00B32E56" w14:paraId="6CE9297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rs758053125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20:6586718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0.050</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8.37E-06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0.52 [0.379-0.712]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[1.04-1.43]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[0.688-1.11]</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[1.36-2.06]</w:t>
            </w:r>
          </w:p>
        </w:tc>
      </w:tr>
      <w:tr w:rsidR="00B32E56" w14:paraId="47E8A0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rs114807731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3:60122415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﻿2.98353e-05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﻿2.10734e-06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1.99 [1.37-2.9]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1.29 [1.09-1.53]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 [0.616-1.15]</w:t>
            </w:r>
          </w:p>
        </w:tc>
      </w:tr>
    </w:tbl>
    <w:p w14:paraId="0000019C" w14:textId="77777777" w:rsidR="00B32E56" w:rsidRDefault="00B32E56">
      <w:pPr>
        <w:rPr>
          <w:sz w:val="26"/>
          <w:szCs w:val="26"/>
          <w:highlight w:val="white"/>
        </w:rPr>
      </w:pPr>
    </w:p>
    <w:p w14:paraId="0000019D" w14:textId="38BB7EB2"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3: </w:t>
      </w:r>
      <w:r w:rsidR="009B292D" w:rsidRPr="0081419E">
        <w:rPr>
          <w:rFonts w:ascii="Times New Roman" w:eastAsia="Times New Roman" w:hAnsi="Times New Roman" w:cs="Times New Roman"/>
          <w:bCs/>
          <w:sz w:val="26"/>
          <w:szCs w:val="26"/>
          <w:highlight w:val="white"/>
        </w:rPr>
        <w:t xml:space="preserve">Top </w:t>
      </w:r>
      <w:r w:rsidR="009B292D">
        <w:rPr>
          <w:rFonts w:ascii="Times New Roman" w:eastAsia="Times New Roman" w:hAnsi="Times New Roman" w:cs="Times New Roman"/>
          <w:bCs/>
          <w:sz w:val="26"/>
          <w:szCs w:val="26"/>
          <w:highlight w:val="white"/>
        </w:rPr>
        <w:t>variants from the cardiometabolic (T2D and BMI)</w:t>
      </w:r>
      <w:r w:rsidR="009B292D" w:rsidRPr="0081419E">
        <w:rPr>
          <w:rFonts w:ascii="Times New Roman" w:eastAsia="Times New Roman" w:hAnsi="Times New Roman" w:cs="Times New Roman"/>
          <w:bCs/>
          <w:sz w:val="26"/>
          <w:szCs w:val="26"/>
          <w:highlight w:val="white"/>
        </w:rPr>
        <w:t xml:space="preserve"> analysis (joint and interaction tests)</w:t>
      </w:r>
      <w:r w:rsidR="009B292D">
        <w:rPr>
          <w:rFonts w:ascii="Times New Roman" w:eastAsia="Times New Roman" w:hAnsi="Times New Roman" w:cs="Times New Roman"/>
          <w:bCs/>
          <w:sz w:val="26"/>
          <w:szCs w:val="26"/>
          <w:highlight w:val="white"/>
        </w:rPr>
        <w:t xml:space="preserve"> along with stratified genetic odds ratios</w:t>
      </w:r>
      <w:r w:rsidR="009B292D" w:rsidRPr="0081419E">
        <w:rPr>
          <w:rFonts w:ascii="Times New Roman" w:eastAsia="Times New Roman" w:hAnsi="Times New Roman" w:cs="Times New Roman"/>
          <w:bCs/>
          <w:sz w:val="26"/>
          <w:szCs w:val="26"/>
          <w:highlight w:val="white"/>
        </w:rPr>
        <w:t>.</w:t>
      </w:r>
    </w:p>
    <w:tbl>
      <w:tblPr>
        <w:tblStyle w:val="a4"/>
        <w:tblW w:w="10716" w:type="dxa"/>
        <w:tblBorders>
          <w:top w:val="nil"/>
          <w:left w:val="nil"/>
          <w:bottom w:val="nil"/>
          <w:right w:val="nil"/>
          <w:insideH w:val="nil"/>
          <w:insideV w:val="nil"/>
        </w:tblBorders>
        <w:tblLayout w:type="fixed"/>
        <w:tblLook w:val="0600" w:firstRow="0" w:lastRow="0" w:firstColumn="0" w:lastColumn="0" w:noHBand="1" w:noVBand="1"/>
      </w:tblPr>
      <w:tblGrid>
        <w:gridCol w:w="1071"/>
        <w:gridCol w:w="747"/>
        <w:gridCol w:w="536"/>
        <w:gridCol w:w="552"/>
        <w:gridCol w:w="666"/>
        <w:gridCol w:w="942"/>
        <w:gridCol w:w="942"/>
        <w:gridCol w:w="1201"/>
        <w:gridCol w:w="1023"/>
        <w:gridCol w:w="990"/>
        <w:gridCol w:w="1007"/>
        <w:gridCol w:w="1039"/>
      </w:tblGrid>
      <w:tr w:rsidR="00B32E56" w14:paraId="4259D348"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19E" w14:textId="77777777" w:rsidR="00B32E56" w:rsidRDefault="00E57D5A">
            <w:pPr>
              <w:widowControl w:val="0"/>
              <w:jc w:val="center"/>
              <w:rPr>
                <w:b/>
                <w:sz w:val="16"/>
                <w:szCs w:val="16"/>
                <w:highlight w:val="white"/>
              </w:rPr>
            </w:pPr>
            <w:r>
              <w:rPr>
                <w:b/>
                <w:sz w:val="16"/>
                <w:szCs w:val="16"/>
                <w:highlight w:val="white"/>
              </w:rPr>
              <w:t>RSID</w:t>
            </w:r>
          </w:p>
        </w:tc>
        <w:tc>
          <w:tcPr>
            <w:tcW w:w="6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9F" w14:textId="77777777" w:rsidR="00B32E56" w:rsidRDefault="00E57D5A">
            <w:pPr>
              <w:widowControl w:val="0"/>
              <w:jc w:val="center"/>
              <w:rPr>
                <w:b/>
                <w:sz w:val="16"/>
                <w:szCs w:val="16"/>
                <w:highlight w:val="white"/>
              </w:rPr>
            </w:pPr>
            <w:r>
              <w:rPr>
                <w:b/>
                <w:sz w:val="16"/>
                <w:szCs w:val="16"/>
                <w:highlight w:val="white"/>
              </w:rPr>
              <w:t>location</w:t>
            </w:r>
          </w:p>
        </w:tc>
        <w:tc>
          <w:tcPr>
            <w:tcW w:w="49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0" w14:textId="77777777" w:rsidR="00B32E56" w:rsidRDefault="00E57D5A">
            <w:pPr>
              <w:widowControl w:val="0"/>
              <w:jc w:val="center"/>
              <w:rPr>
                <w:b/>
                <w:sz w:val="16"/>
                <w:szCs w:val="16"/>
                <w:highlight w:val="white"/>
              </w:rPr>
            </w:pPr>
            <w:r>
              <w:rPr>
                <w:b/>
                <w:sz w:val="16"/>
                <w:szCs w:val="16"/>
                <w:highlight w:val="white"/>
              </w:rPr>
              <w:t>Effect Allele</w:t>
            </w:r>
          </w:p>
        </w:tc>
        <w:tc>
          <w:tcPr>
            <w:tcW w:w="5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1" w14:textId="77777777" w:rsidR="00B32E56" w:rsidRDefault="00E57D5A">
            <w:pPr>
              <w:widowControl w:val="0"/>
              <w:jc w:val="center"/>
              <w:rPr>
                <w:b/>
                <w:sz w:val="16"/>
                <w:szCs w:val="16"/>
                <w:highlight w:val="white"/>
              </w:rPr>
            </w:pPr>
            <w:r>
              <w:rPr>
                <w:b/>
                <w:sz w:val="16"/>
                <w:szCs w:val="16"/>
                <w:highlight w:val="white"/>
              </w:rPr>
              <w:t>Non-</w:t>
            </w:r>
          </w:p>
          <w:p w14:paraId="000001A2" w14:textId="77777777" w:rsidR="00B32E56" w:rsidRDefault="00E57D5A">
            <w:pPr>
              <w:widowControl w:val="0"/>
              <w:jc w:val="center"/>
              <w:rPr>
                <w:b/>
                <w:sz w:val="16"/>
                <w:szCs w:val="16"/>
                <w:highlight w:val="white"/>
              </w:rPr>
            </w:pPr>
            <w:r>
              <w:rPr>
                <w:b/>
                <w:sz w:val="16"/>
                <w:szCs w:val="16"/>
                <w:highlight w:val="white"/>
              </w:rPr>
              <w:t>Effect Allele</w:t>
            </w:r>
          </w:p>
        </w:tc>
        <w:tc>
          <w:tcPr>
            <w:tcW w:w="6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3" w14:textId="77777777" w:rsidR="00B32E56" w:rsidRDefault="00E57D5A">
            <w:pPr>
              <w:widowControl w:val="0"/>
              <w:jc w:val="center"/>
              <w:rPr>
                <w:b/>
                <w:sz w:val="16"/>
                <w:szCs w:val="16"/>
                <w:highlight w:val="white"/>
              </w:rPr>
            </w:pPr>
            <w:r>
              <w:rPr>
                <w:b/>
                <w:sz w:val="16"/>
                <w:szCs w:val="16"/>
                <w:highlight w:val="white"/>
              </w:rPr>
              <w:t>Effect Allele</w:t>
            </w:r>
          </w:p>
          <w:p w14:paraId="000001A4" w14:textId="77777777" w:rsidR="00B32E56" w:rsidRDefault="00E57D5A">
            <w:pPr>
              <w:widowControl w:val="0"/>
              <w:jc w:val="center"/>
              <w:rPr>
                <w:b/>
                <w:sz w:val="16"/>
                <w:szCs w:val="16"/>
                <w:highlight w:val="white"/>
              </w:rPr>
            </w:pPr>
            <w:r>
              <w:rPr>
                <w:b/>
                <w:sz w:val="16"/>
                <w:szCs w:val="16"/>
                <w:highlight w:val="white"/>
              </w:rPr>
              <w:t>Freq</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5"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6" w14:textId="77777777" w:rsidR="00B32E56" w:rsidRDefault="00E57D5A">
            <w:pPr>
              <w:widowControl w:val="0"/>
              <w:jc w:val="center"/>
              <w:rPr>
                <w:b/>
                <w:sz w:val="16"/>
                <w:szCs w:val="16"/>
                <w:highlight w:val="white"/>
              </w:rPr>
            </w:pPr>
            <w:r>
              <w:rPr>
                <w:b/>
                <w:sz w:val="16"/>
                <w:szCs w:val="16"/>
                <w:highlight w:val="white"/>
              </w:rPr>
              <w:t>Joint p-value</w:t>
            </w:r>
          </w:p>
        </w:tc>
        <w:tc>
          <w:tcPr>
            <w:tcW w:w="11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7" w14:textId="77777777" w:rsidR="00B32E56" w:rsidRDefault="00E57D5A">
            <w:pPr>
              <w:widowControl w:val="0"/>
              <w:jc w:val="center"/>
              <w:rPr>
                <w:b/>
                <w:sz w:val="16"/>
                <w:szCs w:val="16"/>
                <w:highlight w:val="white"/>
              </w:rPr>
            </w:pPr>
            <w:r>
              <w:rPr>
                <w:b/>
                <w:sz w:val="16"/>
                <w:szCs w:val="16"/>
                <w:highlight w:val="white"/>
              </w:rPr>
              <w:t>OR combined</w:t>
            </w:r>
          </w:p>
        </w:tc>
        <w:tc>
          <w:tcPr>
            <w:tcW w:w="94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8" w14:textId="77777777" w:rsidR="00B32E56" w:rsidRDefault="00E57D5A">
            <w:pPr>
              <w:widowControl w:val="0"/>
              <w:jc w:val="center"/>
              <w:rPr>
                <w:b/>
                <w:sz w:val="16"/>
                <w:szCs w:val="16"/>
                <w:highlight w:val="white"/>
              </w:rPr>
            </w:pPr>
            <w:r>
              <w:rPr>
                <w:b/>
                <w:sz w:val="16"/>
                <w:szCs w:val="16"/>
                <w:highlight w:val="white"/>
              </w:rPr>
              <w:t>OR (No T2D)</w:t>
            </w:r>
          </w:p>
        </w:tc>
        <w:tc>
          <w:tcPr>
            <w:tcW w:w="9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9" w14:textId="77777777" w:rsidR="00B32E56" w:rsidRDefault="00E57D5A">
            <w:pPr>
              <w:widowControl w:val="0"/>
              <w:jc w:val="center"/>
              <w:rPr>
                <w:b/>
                <w:sz w:val="16"/>
                <w:szCs w:val="16"/>
                <w:highlight w:val="white"/>
              </w:rPr>
            </w:pPr>
            <w:r>
              <w:rPr>
                <w:b/>
                <w:sz w:val="16"/>
                <w:szCs w:val="16"/>
                <w:highlight w:val="white"/>
              </w:rPr>
              <w:t>OR (T2D)</w:t>
            </w:r>
          </w:p>
        </w:tc>
        <w:tc>
          <w:tcPr>
            <w:tcW w:w="93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A" w14:textId="77777777" w:rsidR="00B32E56" w:rsidRDefault="00E57D5A">
            <w:pPr>
              <w:widowControl w:val="0"/>
              <w:jc w:val="center"/>
              <w:rPr>
                <w:b/>
                <w:sz w:val="16"/>
                <w:szCs w:val="16"/>
                <w:highlight w:val="white"/>
              </w:rPr>
            </w:pPr>
            <w:r>
              <w:rPr>
                <w:b/>
                <w:sz w:val="16"/>
                <w:szCs w:val="16"/>
                <w:highlight w:val="white"/>
              </w:rPr>
              <w:t>OR (No obesity)</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B" w14:textId="77777777" w:rsidR="00B32E56" w:rsidRDefault="00E57D5A">
            <w:pPr>
              <w:widowControl w:val="0"/>
              <w:jc w:val="center"/>
              <w:rPr>
                <w:b/>
                <w:sz w:val="16"/>
                <w:szCs w:val="16"/>
                <w:highlight w:val="white"/>
              </w:rPr>
            </w:pPr>
            <w:r>
              <w:rPr>
                <w:b/>
                <w:sz w:val="16"/>
                <w:szCs w:val="16"/>
                <w:highlight w:val="white"/>
              </w:rPr>
              <w:t>OR (obesity)</w:t>
            </w:r>
          </w:p>
        </w:tc>
      </w:tr>
      <w:tr w:rsidR="00B32E56" w14:paraId="0B0B44E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rs148793499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18:58314588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0.0102753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8.38293E-06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1.32208E-08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1.61 [1.27-2.03]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[1.21-2.01]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[1.03-3.93]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 [0.835-1.67]</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2.36 [1.7-3.27]</w:t>
            </w:r>
          </w:p>
        </w:tc>
      </w:tr>
      <w:tr w:rsidR="00B32E56" w14:paraId="4A6014C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rs11115199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12:82510665</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0.0204524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1.37218E-08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4.85379E-08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[0.736-1.12]</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0.72 [0.561-0.924]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[1.73-3.91]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 [0.742-1.25]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[0.592-1.22]</w:t>
            </w:r>
          </w:p>
        </w:tc>
      </w:tr>
      <w:tr w:rsidR="00B32E56" w14:paraId="630A30F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0.0147751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0.0529514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2.71316E-08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1.62 [1.31-2.01]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[1.57-4.3]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1.63 [1.26-2.11]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1.94 [1.43-2.64]</w:t>
            </w:r>
          </w:p>
        </w:tc>
      </w:tr>
      <w:tr w:rsidR="00B32E56" w14:paraId="19048A2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0.0179483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0.26394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3.87431E-08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[1.33-1.92]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[1.22-3.32]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1.82 [1.48-2.24]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1.38 [1.01-1.88]</w:t>
            </w:r>
          </w:p>
        </w:tc>
      </w:tr>
      <w:tr w:rsidR="00B32E56" w14:paraId="5E34FCF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rs6035512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20:19990781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0.0247661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0.000114499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8.88795E-08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1.41 [1.2-1.66]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[1.22-1.72]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[0.648-2.03]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[0.97-1.52]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[1.36-2.22]</w:t>
            </w:r>
          </w:p>
        </w:tc>
      </w:tr>
      <w:tr w:rsidR="00B32E56" w14:paraId="31DA7BA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rs141850011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13:61925813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0.0103374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1.20059E-07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2.72447E-07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 [0.89-1.53]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0.88 [0.639-1.22]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3.67 [2.22-6.05]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 [1.03-2.26]</w:t>
            </w:r>
          </w:p>
        </w:tc>
      </w:tr>
      <w:tr w:rsidR="00B32E56" w14:paraId="25C6BEA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rs2727176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15:100570438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0.0102964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1.48748E-07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2.84132E-07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[0.931-1.57]</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[0.686-1.28]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3.79 [2.3-6.24]</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[1.07-2.27]</w:t>
            </w:r>
          </w:p>
        </w:tc>
      </w:tr>
      <w:tr w:rsidR="00B32E56" w14:paraId="548C4E8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rs6747163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2:60777763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0.178678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2.6503e-07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4.39E-07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1.05 [0.977-1.14]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0.99 [0.912-1.07]</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1.72 [1.39-2.12]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1.11 [1.01-1.22]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[0.858-1.11]</w:t>
            </w:r>
          </w:p>
        </w:tc>
      </w:tr>
      <w:tr w:rsidR="00B32E56" w14:paraId="25AE612C"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rs5747202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22:17969179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0.0374612</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6.03274E-06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2.70082E-07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1.31 [1.1-1.56]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[0.945-1.4]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2.92 [1.93-4.42]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1.26 [1-1.58]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 [1.05-1.85]</w:t>
            </w:r>
          </w:p>
        </w:tc>
      </w:tr>
      <w:tr w:rsidR="00B32E56" w14:paraId="2DD2A8A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rs28864791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13:91502951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0.306404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5.06161E-05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2.78527E-07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 [0.835-0.949]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[0.792-0.908]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 [1.09-1.59]</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[0.805-0.948]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[0.82-1.01]</w:t>
            </w:r>
          </w:p>
        </w:tc>
      </w:tr>
      <w:tr w:rsidR="00B32E56" w14:paraId="059DF0EF"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rs144282550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4:74917179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0.0117938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0.00319523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2.91809E-07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[1.32-2.06]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 [1.19-1.92]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2.97 [1.72-5.12]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[1.25-2.18]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 [1.19-2.43]</w:t>
            </w:r>
          </w:p>
        </w:tc>
      </w:tr>
      <w:tr w:rsidR="00B32E56" w14:paraId="1730AC83"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rs180972330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21:40008094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0.0100758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[0.774-1.38]</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[0.555-1.11]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3.72 [2.18-6.35]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[0.454-1.1]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[1.11-2.41]</w:t>
            </w:r>
          </w:p>
        </w:tc>
      </w:tr>
      <w:tr w:rsidR="00B32E56" w14:paraId="4156CD1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rs113083888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15:91197671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0.0484105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3.65E-07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1.06 [0.933-1.21]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1.12 [0.977-1.28]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 [0.354-1.02]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0.95 [0.793-1.13]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1.27 [1.04-1.55]</w:t>
            </w:r>
          </w:p>
        </w:tc>
      </w:tr>
      <w:tr w:rsidR="00B32E56" w14:paraId="3A06F1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0.897704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0.100633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[0.689-0.86]</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0.66 [0.487-0.902]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[0.653-0.852]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[0.647-0.912]</w:t>
            </w:r>
          </w:p>
        </w:tc>
      </w:tr>
      <w:tr w:rsidR="00B32E56" w14:paraId="3773540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rs345361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4:86777776</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0.969044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0.00084641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A" w14:textId="77777777" w:rsidR="00B32E56" w:rsidRDefault="00E57D5A">
            <w:pPr>
              <w:widowControl w:val="0"/>
              <w:jc w:val="center"/>
              <w:rPr>
                <w:sz w:val="16"/>
                <w:szCs w:val="16"/>
                <w:highlight w:val="white"/>
              </w:rPr>
            </w:pPr>
            <w:r>
              <w:rPr>
                <w:sz w:val="16"/>
                <w:szCs w:val="16"/>
                <w:highlight w:val="white"/>
              </w:rPr>
              <w:t>4.93E-07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0.73 [0.63-0.84]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[0.672-0.922]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0.43 [0.296-0.611]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[0.624-0.905]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[0.561-0.896]</w:t>
            </w:r>
          </w:p>
        </w:tc>
      </w:tr>
    </w:tbl>
    <w:p w14:paraId="00000260" w14:textId="29BF9208" w:rsidR="00B32E56" w:rsidRPr="00973459" w:rsidRDefault="00973459">
      <w:pPr>
        <w:rPr>
          <w:sz w:val="20"/>
          <w:szCs w:val="20"/>
          <w:highlight w:val="white"/>
        </w:rPr>
      </w:pPr>
      <w:r>
        <w:rPr>
          <w:sz w:val="20"/>
          <w:szCs w:val="20"/>
          <w:highlight w:val="white"/>
        </w:rPr>
        <w:t xml:space="preserve">Obesity was defined as BMI </w:t>
      </w:r>
      <w:r>
        <w:rPr>
          <w:sz w:val="20"/>
          <w:szCs w:val="20"/>
          <w:highlight w:val="white"/>
        </w:rPr>
        <w:sym w:font="Symbol" w:char="F0B3"/>
      </w:r>
      <w:r>
        <w:rPr>
          <w:sz w:val="20"/>
          <w:szCs w:val="20"/>
          <w:highlight w:val="white"/>
        </w:rPr>
        <w:t xml:space="preserve"> 30 for stratification.</w:t>
      </w:r>
    </w:p>
    <w:p w14:paraId="00000261" w14:textId="77777777" w:rsidR="00B32E56" w:rsidRDefault="00B32E56">
      <w:pPr>
        <w:rPr>
          <w:sz w:val="16"/>
          <w:szCs w:val="16"/>
          <w:highlight w:val="white"/>
        </w:rPr>
      </w:pPr>
    </w:p>
    <w:p w14:paraId="00000262" w14:textId="6AC31783"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4: </w:t>
      </w:r>
      <w:r w:rsidR="00064D56" w:rsidRPr="0081419E">
        <w:rPr>
          <w:rFonts w:ascii="Times New Roman" w:eastAsia="Times New Roman" w:hAnsi="Times New Roman" w:cs="Times New Roman"/>
          <w:bCs/>
          <w:sz w:val="26"/>
          <w:szCs w:val="26"/>
          <w:highlight w:val="white"/>
        </w:rPr>
        <w:t xml:space="preserve">Top </w:t>
      </w:r>
      <w:r w:rsidR="00064D56">
        <w:rPr>
          <w:rFonts w:ascii="Times New Roman" w:eastAsia="Times New Roman" w:hAnsi="Times New Roman" w:cs="Times New Roman"/>
          <w:bCs/>
          <w:sz w:val="26"/>
          <w:szCs w:val="26"/>
          <w:highlight w:val="white"/>
        </w:rPr>
        <w:t>variants from the multiple deprivation index</w:t>
      </w:r>
      <w:r w:rsidR="00064D56" w:rsidRPr="0081419E">
        <w:rPr>
          <w:rFonts w:ascii="Times New Roman" w:eastAsia="Times New Roman" w:hAnsi="Times New Roman" w:cs="Times New Roman"/>
          <w:bCs/>
          <w:sz w:val="26"/>
          <w:szCs w:val="26"/>
          <w:highlight w:val="white"/>
        </w:rPr>
        <w:t xml:space="preserve"> analysis (joint and interaction tests)</w:t>
      </w:r>
      <w:r w:rsidR="00064D56">
        <w:rPr>
          <w:rFonts w:ascii="Times New Roman" w:eastAsia="Times New Roman" w:hAnsi="Times New Roman" w:cs="Times New Roman"/>
          <w:bCs/>
          <w:sz w:val="26"/>
          <w:szCs w:val="26"/>
          <w:highlight w:val="white"/>
        </w:rPr>
        <w:t xml:space="preserve"> along with stratified genetic odds ratios</w:t>
      </w:r>
      <w:r w:rsidR="00064D56" w:rsidRPr="0081419E">
        <w:rPr>
          <w:rFonts w:ascii="Times New Roman" w:eastAsia="Times New Roman" w:hAnsi="Times New Roman" w:cs="Times New Roman"/>
          <w:bCs/>
          <w:sz w:val="26"/>
          <w:szCs w:val="26"/>
          <w:highlight w:val="white"/>
        </w:rPr>
        <w:t>.</w:t>
      </w:r>
    </w:p>
    <w:tbl>
      <w:tblPr>
        <w:tblStyle w:val="a5"/>
        <w:tblW w:w="10230" w:type="dxa"/>
        <w:tblBorders>
          <w:top w:val="nil"/>
          <w:left w:val="nil"/>
          <w:bottom w:val="nil"/>
          <w:right w:val="nil"/>
          <w:insideH w:val="nil"/>
          <w:insideV w:val="nil"/>
        </w:tblBorders>
        <w:tblLayout w:type="fixed"/>
        <w:tblLook w:val="0600" w:firstRow="0" w:lastRow="0" w:firstColumn="0" w:lastColumn="0" w:noHBand="1" w:noVBand="1"/>
      </w:tblPr>
      <w:tblGrid>
        <w:gridCol w:w="760"/>
        <w:gridCol w:w="760"/>
        <w:gridCol w:w="876"/>
        <w:gridCol w:w="876"/>
        <w:gridCol w:w="876"/>
        <w:gridCol w:w="777"/>
        <w:gridCol w:w="859"/>
        <w:gridCol w:w="975"/>
        <w:gridCol w:w="1025"/>
        <w:gridCol w:w="1157"/>
        <w:gridCol w:w="1289"/>
      </w:tblGrid>
      <w:tr w:rsidR="00B32E56" w14:paraId="5E6AFE2F" w14:textId="77777777" w:rsidTr="009C0727">
        <w:trPr>
          <w:trHeight w:val="415"/>
        </w:trPr>
        <w:tc>
          <w:tcPr>
            <w:tcW w:w="7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263" w14:textId="77777777" w:rsidR="00B32E56" w:rsidRDefault="00E57D5A">
            <w:pPr>
              <w:widowControl w:val="0"/>
              <w:rPr>
                <w:b/>
                <w:sz w:val="16"/>
                <w:szCs w:val="16"/>
                <w:highlight w:val="white"/>
              </w:rPr>
            </w:pPr>
            <w:r>
              <w:rPr>
                <w:b/>
                <w:sz w:val="16"/>
                <w:szCs w:val="16"/>
                <w:highlight w:val="white"/>
              </w:rPr>
              <w:t>RSID</w:t>
            </w:r>
          </w:p>
        </w:tc>
        <w:tc>
          <w:tcPr>
            <w:tcW w:w="7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4" w14:textId="77777777" w:rsidR="00B32E56" w:rsidRDefault="00E57D5A">
            <w:pPr>
              <w:widowControl w:val="0"/>
              <w:rPr>
                <w:b/>
                <w:sz w:val="16"/>
                <w:szCs w:val="16"/>
                <w:highlight w:val="white"/>
              </w:rPr>
            </w:pPr>
            <w:r>
              <w:rPr>
                <w:b/>
                <w:sz w:val="16"/>
                <w:szCs w:val="16"/>
                <w:highlight w:val="white"/>
              </w:rPr>
              <w:t>location</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5" w14:textId="77777777" w:rsidR="00B32E56" w:rsidRDefault="00E57D5A">
            <w:pPr>
              <w:widowControl w:val="0"/>
              <w:rPr>
                <w:b/>
                <w:sz w:val="16"/>
                <w:szCs w:val="16"/>
                <w:highlight w:val="white"/>
              </w:rPr>
            </w:pPr>
            <w:r>
              <w:rPr>
                <w:b/>
                <w:sz w:val="16"/>
                <w:szCs w:val="16"/>
                <w:highlight w:val="white"/>
              </w:rPr>
              <w:t>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6" w14:textId="77777777" w:rsidR="00B32E56" w:rsidRDefault="00E57D5A">
            <w:pPr>
              <w:widowControl w:val="0"/>
              <w:rPr>
                <w:b/>
                <w:sz w:val="16"/>
                <w:szCs w:val="16"/>
                <w:highlight w:val="white"/>
              </w:rPr>
            </w:pPr>
            <w:r>
              <w:rPr>
                <w:b/>
                <w:sz w:val="16"/>
                <w:szCs w:val="16"/>
                <w:highlight w:val="white"/>
              </w:rPr>
              <w:t>Non-Effect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7" w14:textId="77777777" w:rsidR="00B32E56" w:rsidRDefault="00E57D5A">
            <w:pPr>
              <w:widowControl w:val="0"/>
              <w:rPr>
                <w:b/>
                <w:sz w:val="16"/>
                <w:szCs w:val="16"/>
                <w:highlight w:val="white"/>
              </w:rPr>
            </w:pPr>
            <w:r>
              <w:rPr>
                <w:b/>
                <w:sz w:val="16"/>
                <w:szCs w:val="16"/>
                <w:highlight w:val="white"/>
              </w:rPr>
              <w:t>Effect Allele Frequency</w:t>
            </w:r>
          </w:p>
        </w:tc>
        <w:tc>
          <w:tcPr>
            <w:tcW w:w="77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8"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9" w14:textId="77777777" w:rsidR="00B32E56" w:rsidRDefault="00E57D5A">
            <w:pPr>
              <w:widowControl w:val="0"/>
              <w:jc w:val="center"/>
              <w:rPr>
                <w:b/>
                <w:sz w:val="16"/>
                <w:szCs w:val="16"/>
                <w:highlight w:val="white"/>
              </w:rPr>
            </w:pPr>
            <w:r>
              <w:rPr>
                <w:b/>
                <w:sz w:val="16"/>
                <w:szCs w:val="16"/>
                <w:highlight w:val="white"/>
              </w:rPr>
              <w:t>Joint p-value</w:t>
            </w:r>
          </w:p>
        </w:tc>
        <w:tc>
          <w:tcPr>
            <w:tcW w:w="97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A" w14:textId="77777777" w:rsidR="00B32E56" w:rsidRDefault="00E57D5A">
            <w:pPr>
              <w:widowControl w:val="0"/>
              <w:rPr>
                <w:b/>
                <w:sz w:val="16"/>
                <w:szCs w:val="16"/>
                <w:highlight w:val="white"/>
              </w:rPr>
            </w:pPr>
            <w:r>
              <w:rPr>
                <w:b/>
                <w:sz w:val="16"/>
                <w:szCs w:val="16"/>
                <w:highlight w:val="white"/>
              </w:rPr>
              <w:t>OR interaction</w:t>
            </w:r>
          </w:p>
        </w:tc>
        <w:tc>
          <w:tcPr>
            <w:tcW w:w="102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B" w14:textId="77777777" w:rsidR="00B32E56" w:rsidRDefault="00E57D5A">
            <w:pPr>
              <w:widowControl w:val="0"/>
              <w:rPr>
                <w:b/>
                <w:sz w:val="16"/>
                <w:szCs w:val="16"/>
                <w:highlight w:val="white"/>
              </w:rPr>
            </w:pPr>
            <w:r>
              <w:rPr>
                <w:b/>
                <w:sz w:val="16"/>
                <w:szCs w:val="16"/>
                <w:highlight w:val="white"/>
              </w:rPr>
              <w:t>OR combined</w:t>
            </w:r>
          </w:p>
        </w:tc>
        <w:tc>
          <w:tcPr>
            <w:tcW w:w="115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C" w14:textId="77777777" w:rsidR="00B32E56" w:rsidRDefault="00E57D5A">
            <w:pPr>
              <w:widowControl w:val="0"/>
              <w:rPr>
                <w:b/>
                <w:sz w:val="16"/>
                <w:szCs w:val="16"/>
                <w:highlight w:val="white"/>
              </w:rPr>
            </w:pPr>
            <w:r>
              <w:rPr>
                <w:b/>
                <w:sz w:val="16"/>
                <w:szCs w:val="16"/>
                <w:highlight w:val="white"/>
              </w:rPr>
              <w:t>OR (Low MDI)</w:t>
            </w:r>
          </w:p>
        </w:tc>
        <w:tc>
          <w:tcPr>
            <w:tcW w:w="128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D" w14:textId="77777777" w:rsidR="00B32E56" w:rsidRDefault="00E57D5A">
            <w:pPr>
              <w:widowControl w:val="0"/>
              <w:rPr>
                <w:b/>
                <w:sz w:val="16"/>
                <w:szCs w:val="16"/>
                <w:highlight w:val="white"/>
              </w:rPr>
            </w:pPr>
            <w:r>
              <w:rPr>
                <w:b/>
                <w:sz w:val="16"/>
                <w:szCs w:val="16"/>
                <w:highlight w:val="white"/>
              </w:rPr>
              <w:t>OR (High MDI)</w:t>
            </w:r>
          </w:p>
        </w:tc>
      </w:tr>
      <w:tr w:rsidR="00B32E56" w14:paraId="49A63E0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rs147319526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1:231731679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0.012486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5.93E-08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4.1588E-07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3.13 [1.41-6.91]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0.98 [0.746-1.3]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0.44 [0.212-0.893]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1.35 [0.961-1.89]</w:t>
            </w:r>
          </w:p>
        </w:tc>
      </w:tr>
      <w:tr w:rsidR="00B32E56" w14:paraId="09A623B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rs76612061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15:49972935</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0.026409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6.25E-08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2.1732E-07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1.95 [1.2-3.19]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0.85 [0.697-1.03]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0.56 [0.363-0.853]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[0.848-1.37]</w:t>
            </w:r>
          </w:p>
        </w:tc>
      </w:tr>
      <w:tr w:rsidR="00B32E56" w14:paraId="45B47AB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rs6966810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7:20141514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0.929889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0.00946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1.6439E-07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0.88 [0.694-1.1]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[0.724-0.889]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0.84 [0.692-1.01]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0.72 [0.632-0.827]</w:t>
            </w:r>
          </w:p>
        </w:tc>
      </w:tr>
      <w:tr w:rsidR="00B32E56" w14:paraId="37D4C5E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rs73164732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7:144481768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0.011531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3.07E-07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2.53 [1.26-5.09]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1.17 [0.91-1.51]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[0.332-1.17]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 [1.18-2.17]</w:t>
            </w:r>
          </w:p>
        </w:tc>
      </w:tr>
      <w:tr w:rsidR="00B32E56" w14:paraId="78B804D4"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rs2268616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14:75419444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0.018136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0.164618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3.3998E-07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[0.548-1.17]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 [1.38-1.94]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1.89 [1.41-2.53]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[1.17-1.92]</w:t>
            </w:r>
          </w:p>
        </w:tc>
      </w:tr>
      <w:tr w:rsidR="00B32E56" w14:paraId="469E2CC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rs1646599</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18:55236161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0.01178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5.4E-07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6.8523E-07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[0.841-1.1]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1.05 [0.986-1.11]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1.06 [0.948-1.17]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1.02 [0.938-1.1]</w:t>
            </w:r>
          </w:p>
        </w:tc>
      </w:tr>
      <w:tr w:rsidR="00B32E56" w14:paraId="3D28C08F"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rs139020188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4:35620323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0.010373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6.03E-07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1.6804E-06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[1.19-5.47]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[0.81-1.45]</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[0.312-1.23]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1.56 [1.11-2.18]</w:t>
            </w:r>
          </w:p>
        </w:tc>
      </w:tr>
      <w:tr w:rsidR="00B32E56" w14:paraId="5F7007DD"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rs148817892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16:5934373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0.011508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6.27546e-07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2.51681e-06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4.25 [1.85-9.79]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 [0.85-1.43]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0.38 [0.176-0.835]</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1.62 [1.19-2.18]</w:t>
            </w:r>
          </w:p>
        </w:tc>
      </w:tr>
      <w:tr w:rsidR="00B32E56" w14:paraId="67EA81EC"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rs72752741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9:89168171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0.014311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0.000798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7.014E-07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[0.685-1.7]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[1.23-1.84]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1.45 [0.996-2.11]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1.63 [1.25-2.13]</w:t>
            </w:r>
          </w:p>
        </w:tc>
      </w:tr>
      <w:tr w:rsidR="00B32E56" w14:paraId="2A87365E"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rs117488928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15:49563001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0.036988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9.93601e-07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5.7925e-06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1.79 [1.22-2.62]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[0.822-1.12]</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[0.498-0.962]</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[1.02-1.5]</w:t>
            </w:r>
          </w:p>
        </w:tc>
      </w:tr>
      <w:tr w:rsidR="00B32E56" w14:paraId="203D82C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rs147349057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6:1059829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0.015148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2.01E-06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1.2453E-06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2.43 [1.34-4.42]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[0.98-1.54]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[0.405-1.17]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 [1.28-2.22]</w:t>
            </w:r>
          </w:p>
        </w:tc>
      </w:tr>
      <w:tr w:rsidR="00B32E56" w14:paraId="72CDC7FA"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rs139833210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7:10216456</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0.012896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0.001165</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1.2661E-06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 [0.377-0.954]</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1.41 [1.13-1.77]</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 [1.55-3.03]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1.29 [0.933-1.78]</w:t>
            </w:r>
          </w:p>
        </w:tc>
      </w:tr>
      <w:tr w:rsidR="00B32E56" w14:paraId="5B7DC5EB"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rs192911167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2:89058008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0.010853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﻿1.57004e-06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﻿6.31539e-06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[1.21-5.38]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1.22 [0.932-1.59]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0.59 [0.301-1.14]</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[1.08-2.08]</w:t>
            </w:r>
          </w:p>
        </w:tc>
      </w:tr>
      <w:tr w:rsidR="00B32E56" w14:paraId="031EAB3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rs113541905</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15:59709733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0.043553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1.72579e-06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﻿6.31187e-06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 [1.12-2.18]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1.04 [0.903-1.19]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[0.602-1.06]</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1.25 [1.04-1.48]</w:t>
            </w:r>
          </w:p>
        </w:tc>
      </w:tr>
      <w:tr w:rsidR="00B32E56" w14:paraId="4A9AB3C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rs11945368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4:37555712</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0.17519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0.0293873</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﻿1.9631e-06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[0.948-1.33]</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1.18 [1.1-1.28]</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[0.979-1.29]</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 [1.14-1.39]</w:t>
            </w:r>
          </w:p>
        </w:tc>
      </w:tr>
    </w:tbl>
    <w:p w14:paraId="5976C4B7" w14:textId="66473913" w:rsidR="009C0727" w:rsidRPr="00973459" w:rsidRDefault="00AE71D4" w:rsidP="009C0727">
      <w:pPr>
        <w:rPr>
          <w:sz w:val="20"/>
          <w:szCs w:val="20"/>
          <w:highlight w:val="white"/>
        </w:rPr>
      </w:pPr>
      <w:r>
        <w:rPr>
          <w:sz w:val="20"/>
          <w:szCs w:val="20"/>
          <w:highlight w:val="white"/>
        </w:rPr>
        <w:t>Low and high MDI were defined as being below or above the median value, respectively.</w:t>
      </w:r>
    </w:p>
    <w:p w14:paraId="00000313" w14:textId="77777777" w:rsidR="00B32E56" w:rsidRDefault="00B32E56">
      <w:pPr>
        <w:rPr>
          <w:sz w:val="16"/>
          <w:szCs w:val="16"/>
          <w:highlight w:val="white"/>
        </w:rPr>
      </w:pPr>
    </w:p>
    <w:p w14:paraId="00000314" w14:textId="703921A7"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S2</w:t>
      </w:r>
      <w:r>
        <w:rPr>
          <w:rFonts w:ascii="Times New Roman" w:eastAsia="Times New Roman" w:hAnsi="Times New Roman" w:cs="Times New Roman"/>
          <w:sz w:val="26"/>
          <w:szCs w:val="26"/>
        </w:rPr>
        <w:t xml:space="preserve">: </w:t>
      </w:r>
      <w:r w:rsidR="00752B00">
        <w:rPr>
          <w:rFonts w:ascii="Times New Roman" w:eastAsia="Times New Roman" w:hAnsi="Times New Roman" w:cs="Times New Roman"/>
          <w:sz w:val="26"/>
          <w:szCs w:val="26"/>
        </w:rPr>
        <w:t>Sex analysis joint and interaction analysis results. The Manhattan plot displays association test strengths for the joint (top panel) and interaction (bottom panel) tests as a function of genomic position (</w:t>
      </w:r>
      <w:r w:rsidR="00752B00">
        <w:rPr>
          <w:rFonts w:ascii="Times New Roman" w:eastAsia="Times New Roman" w:hAnsi="Times New Roman" w:cs="Times New Roman"/>
          <w:i/>
          <w:iCs/>
          <w:sz w:val="26"/>
          <w:szCs w:val="26"/>
        </w:rPr>
        <w:t>x</w:t>
      </w:r>
      <w:r w:rsidR="00752B00">
        <w:rPr>
          <w:rFonts w:ascii="Times New Roman" w:eastAsia="Times New Roman" w:hAnsi="Times New Roman" w:cs="Times New Roman"/>
          <w:sz w:val="26"/>
          <w:szCs w:val="26"/>
        </w:rPr>
        <w:t>-axis).</w:t>
      </w:r>
    </w:p>
    <w:p w14:paraId="00000315"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7C59363" wp14:editId="41B3E68D">
            <wp:extent cx="5353050" cy="415475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353050" cy="4154753"/>
                    </a:xfrm>
                    <a:prstGeom prst="rect">
                      <a:avLst/>
                    </a:prstGeom>
                    <a:ln/>
                  </pic:spPr>
                </pic:pic>
              </a:graphicData>
            </a:graphic>
          </wp:inline>
        </w:drawing>
      </w:r>
    </w:p>
    <w:p w14:paraId="00000316" w14:textId="77777777" w:rsidR="00B32E56" w:rsidRDefault="00E57D5A">
      <w:pPr>
        <w:spacing w:after="200"/>
        <w:rPr>
          <w:rFonts w:ascii="Times New Roman" w:eastAsia="Times New Roman" w:hAnsi="Times New Roman" w:cs="Times New Roman"/>
          <w:b/>
          <w:sz w:val="26"/>
          <w:szCs w:val="26"/>
        </w:rPr>
      </w:pPr>
      <w:r>
        <w:br w:type="page"/>
      </w:r>
    </w:p>
    <w:p w14:paraId="00000317" w14:textId="14E5D1EC"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Supp. Fig. S3</w:t>
      </w:r>
      <w:r>
        <w:rPr>
          <w:rFonts w:ascii="Times New Roman" w:eastAsia="Times New Roman" w:hAnsi="Times New Roman" w:cs="Times New Roman"/>
          <w:sz w:val="26"/>
          <w:szCs w:val="26"/>
        </w:rPr>
        <w:t xml:space="preserve">: Cardiometabolic </w:t>
      </w:r>
      <w:r w:rsidR="005E61CD">
        <w:rPr>
          <w:rFonts w:ascii="Times New Roman" w:eastAsia="Times New Roman" w:hAnsi="Times New Roman" w:cs="Times New Roman"/>
          <w:sz w:val="26"/>
          <w:szCs w:val="26"/>
        </w:rPr>
        <w:t>analysis joint and interaction analysis results. The Manhattan plot displays association test strengths for the joint (top panel) and interaction (bottom panel) tests as a function of genomic position (</w:t>
      </w:r>
      <w:r w:rsidR="005E61CD">
        <w:rPr>
          <w:rFonts w:ascii="Times New Roman" w:eastAsia="Times New Roman" w:hAnsi="Times New Roman" w:cs="Times New Roman"/>
          <w:i/>
          <w:iCs/>
          <w:sz w:val="26"/>
          <w:szCs w:val="26"/>
        </w:rPr>
        <w:t>x</w:t>
      </w:r>
      <w:r w:rsidR="005E61CD">
        <w:rPr>
          <w:rFonts w:ascii="Times New Roman" w:eastAsia="Times New Roman" w:hAnsi="Times New Roman" w:cs="Times New Roman"/>
          <w:sz w:val="26"/>
          <w:szCs w:val="26"/>
        </w:rPr>
        <w:t>-axis).</w:t>
      </w:r>
      <w:r>
        <w:rPr>
          <w:rFonts w:ascii="Times New Roman" w:eastAsia="Times New Roman" w:hAnsi="Times New Roman" w:cs="Times New Roman"/>
          <w:sz w:val="24"/>
          <w:szCs w:val="24"/>
        </w:rPr>
        <w:t xml:space="preserve"> </w:t>
      </w:r>
    </w:p>
    <w:p w14:paraId="00000318"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DA0902C" wp14:editId="03C7B431">
            <wp:extent cx="5557838" cy="432387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57838" cy="4323877"/>
                    </a:xfrm>
                    <a:prstGeom prst="rect">
                      <a:avLst/>
                    </a:prstGeom>
                    <a:ln/>
                  </pic:spPr>
                </pic:pic>
              </a:graphicData>
            </a:graphic>
          </wp:inline>
        </w:drawing>
      </w:r>
    </w:p>
    <w:p w14:paraId="00000319" w14:textId="77777777" w:rsidR="00B32E56" w:rsidRDefault="00B32E56">
      <w:pPr>
        <w:rPr>
          <w:rFonts w:ascii="Times New Roman" w:eastAsia="Times New Roman" w:hAnsi="Times New Roman" w:cs="Times New Roman"/>
          <w:b/>
          <w:sz w:val="24"/>
          <w:szCs w:val="24"/>
          <w:highlight w:val="white"/>
        </w:rPr>
      </w:pPr>
    </w:p>
    <w:p w14:paraId="0000031A" w14:textId="77777777" w:rsidR="00B32E56" w:rsidRDefault="00E57D5A">
      <w:pPr>
        <w:spacing w:after="200"/>
        <w:rPr>
          <w:rFonts w:ascii="Times New Roman" w:eastAsia="Times New Roman" w:hAnsi="Times New Roman" w:cs="Times New Roman"/>
          <w:b/>
          <w:sz w:val="26"/>
          <w:szCs w:val="26"/>
        </w:rPr>
      </w:pPr>
      <w:r>
        <w:br w:type="page"/>
      </w:r>
    </w:p>
    <w:p w14:paraId="0000031B" w14:textId="67704C2C"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Supp. Fig. S4</w:t>
      </w:r>
      <w:r>
        <w:rPr>
          <w:rFonts w:ascii="Times New Roman" w:eastAsia="Times New Roman" w:hAnsi="Times New Roman" w:cs="Times New Roman"/>
          <w:sz w:val="26"/>
          <w:szCs w:val="26"/>
        </w:rPr>
        <w:t xml:space="preserve">: </w:t>
      </w:r>
      <w:r w:rsidR="00C366E1">
        <w:rPr>
          <w:rFonts w:ascii="Times New Roman" w:eastAsia="Times New Roman" w:hAnsi="Times New Roman" w:cs="Times New Roman"/>
          <w:sz w:val="26"/>
          <w:szCs w:val="26"/>
        </w:rPr>
        <w:t>Multiple deprivation index analysis joint and interaction analysis results. The Manhattan plot displays association test strengths for the joint (top panel) and interaction (bottom panel) tests as a function of genomic position (</w:t>
      </w:r>
      <w:r w:rsidR="00C366E1">
        <w:rPr>
          <w:rFonts w:ascii="Times New Roman" w:eastAsia="Times New Roman" w:hAnsi="Times New Roman" w:cs="Times New Roman"/>
          <w:i/>
          <w:iCs/>
          <w:sz w:val="26"/>
          <w:szCs w:val="26"/>
        </w:rPr>
        <w:t>x</w:t>
      </w:r>
      <w:r w:rsidR="00C366E1">
        <w:rPr>
          <w:rFonts w:ascii="Times New Roman" w:eastAsia="Times New Roman" w:hAnsi="Times New Roman" w:cs="Times New Roman"/>
          <w:sz w:val="26"/>
          <w:szCs w:val="26"/>
        </w:rPr>
        <w:t>-axis).</w:t>
      </w:r>
    </w:p>
    <w:p w14:paraId="0000031C" w14:textId="77777777" w:rsidR="00B32E56" w:rsidRDefault="00E57D5A">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rPr>
        <w:drawing>
          <wp:inline distT="114300" distB="114300" distL="114300" distR="114300" wp14:anchorId="1F5864DD" wp14:editId="1D223A72">
            <wp:extent cx="5353748" cy="41411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353748" cy="4141191"/>
                    </a:xfrm>
                    <a:prstGeom prst="rect">
                      <a:avLst/>
                    </a:prstGeom>
                    <a:ln/>
                  </pic:spPr>
                </pic:pic>
              </a:graphicData>
            </a:graphic>
          </wp:inline>
        </w:drawing>
      </w:r>
    </w:p>
    <w:p w14:paraId="0000031D" w14:textId="4960454D" w:rsidR="00B32E56" w:rsidRDefault="0041037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 </w:instrText>
      </w: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EN.CITE.DATA </w:instrText>
      </w:r>
      <w:r>
        <w:rPr>
          <w:rFonts w:ascii="Times New Roman" w:eastAsia="Times New Roman" w:hAnsi="Times New Roman" w:cs="Times New Roman"/>
          <w:b/>
          <w:sz w:val="24"/>
          <w:szCs w:val="24"/>
        </w:rPr>
      </w:r>
      <w:r>
        <w:rPr>
          <w:rFonts w:ascii="Times New Roman" w:eastAsia="Times New Roman" w:hAnsi="Times New Roman" w:cs="Times New Roman"/>
          <w:b/>
          <w:sz w:val="24"/>
          <w:szCs w:val="24"/>
        </w:rPr>
        <w:fldChar w:fldCharType="end"/>
      </w:r>
      <w:r w:rsidR="00013BE1">
        <w:rPr>
          <w:rFonts w:ascii="Times New Roman" w:eastAsia="Times New Roman" w:hAnsi="Times New Roman" w:cs="Times New Roman"/>
          <w:b/>
          <w:sz w:val="24"/>
          <w:szCs w:val="24"/>
        </w:rPr>
      </w:r>
      <w:r w:rsidR="00013BE1">
        <w:rPr>
          <w:rFonts w:ascii="Times New Roman" w:eastAsia="Times New Roman" w:hAnsi="Times New Roman" w:cs="Times New Roman"/>
          <w:b/>
          <w:sz w:val="24"/>
          <w:szCs w:val="24"/>
        </w:rPr>
        <w:fldChar w:fldCharType="separate"/>
      </w:r>
      <w:r>
        <w:rPr>
          <w:rFonts w:ascii="Times New Roman" w:eastAsia="Times New Roman" w:hAnsi="Times New Roman" w:cs="Times New Roman"/>
          <w:b/>
          <w:sz w:val="24"/>
          <w:szCs w:val="24"/>
        </w:rPr>
        <w:fldChar w:fldCharType="end"/>
      </w:r>
    </w:p>
    <w:p w14:paraId="0000031E" w14:textId="77777777" w:rsidR="00B32E56" w:rsidRDefault="00B32E56">
      <w:pPr>
        <w:jc w:val="center"/>
        <w:rPr>
          <w:rFonts w:ascii="Times New Roman" w:eastAsia="Times New Roman" w:hAnsi="Times New Roman" w:cs="Times New Roman"/>
          <w:b/>
          <w:sz w:val="24"/>
          <w:szCs w:val="24"/>
        </w:rPr>
      </w:pPr>
    </w:p>
    <w:p w14:paraId="5DC97A9E" w14:textId="1571E381" w:rsidR="00A81BB3" w:rsidRDefault="00A81BB3" w:rsidP="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4D31991D" w14:textId="02CBD1CB"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603C0D92" w14:textId="7AE1760D"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367AC3AA" w14:textId="1EB11CD0"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0BAB190E" w14:textId="3DECD81F"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422BF348" w14:textId="2B20D8B7"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2752EF03" w14:textId="58C174C1" w:rsidR="007C6031"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p>
    <w:p w14:paraId="10A90109" w14:textId="77777777"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78A74F7D" w14:textId="45A167F2"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5C1D7A5E" w14:textId="424D2125" w:rsidR="00A81BB3" w:rsidRPr="00D71E55" w:rsidRDefault="00A81BB3" w:rsidP="00A81BB3">
      <w:pPr>
        <w:pBdr>
          <w:top w:val="nil"/>
          <w:left w:val="nil"/>
          <w:bottom w:val="nil"/>
          <w:right w:val="nil"/>
          <w:between w:val="nil"/>
        </w:pBdr>
        <w:spacing w:after="200"/>
        <w:jc w:val="center"/>
        <w:rPr>
          <w:rFonts w:ascii="Times New Roman" w:eastAsia="Times New Roman" w:hAnsi="Times New Roman" w:cs="Times New Roman"/>
          <w:b/>
          <w:bCs/>
          <w:sz w:val="24"/>
          <w:szCs w:val="24"/>
        </w:rPr>
      </w:pPr>
      <w:r w:rsidRPr="00D71E55">
        <w:rPr>
          <w:rFonts w:ascii="Times New Roman" w:eastAsia="Times New Roman" w:hAnsi="Times New Roman" w:cs="Times New Roman"/>
          <w:b/>
          <w:bCs/>
          <w:sz w:val="24"/>
          <w:szCs w:val="24"/>
        </w:rPr>
        <w:lastRenderedPageBreak/>
        <w:t>References</w:t>
      </w:r>
    </w:p>
    <w:p w14:paraId="3DFD0B2A" w14:textId="3186DE79" w:rsidR="00D50C3C" w:rsidRPr="00D50C3C" w:rsidRDefault="007C6031" w:rsidP="00D50C3C">
      <w:pPr>
        <w:pStyle w:val="EndNoteBibliography"/>
        <w:ind w:left="720" w:hanging="720"/>
        <w:rPr>
          <w:noProof/>
        </w:rPr>
      </w:pPr>
      <w:r w:rsidRPr="00D71E55">
        <w:rPr>
          <w:rFonts w:ascii="Times New Roman" w:eastAsia="Times New Roman" w:hAnsi="Times New Roman" w:cs="Times New Roman"/>
          <w:sz w:val="24"/>
          <w:szCs w:val="24"/>
        </w:rPr>
        <w:fldChar w:fldCharType="begin"/>
      </w:r>
      <w:r w:rsidRPr="00D71E55">
        <w:rPr>
          <w:rFonts w:ascii="Times New Roman" w:eastAsia="Times New Roman" w:hAnsi="Times New Roman" w:cs="Times New Roman"/>
          <w:sz w:val="24"/>
          <w:szCs w:val="24"/>
        </w:rPr>
        <w:instrText xml:space="preserve"> ADDIN EN.REFLIST </w:instrText>
      </w:r>
      <w:r w:rsidRPr="00D71E55">
        <w:rPr>
          <w:rFonts w:ascii="Times New Roman" w:eastAsia="Times New Roman" w:hAnsi="Times New Roman" w:cs="Times New Roman"/>
          <w:sz w:val="24"/>
          <w:szCs w:val="24"/>
        </w:rPr>
        <w:fldChar w:fldCharType="separate"/>
      </w:r>
      <w:r w:rsidR="00D50C3C" w:rsidRPr="00D50C3C">
        <w:rPr>
          <w:noProof/>
        </w:rPr>
        <w:t xml:space="preserve">Bach-Mortensen, A. M., &amp; Degli Esposti, M. (2021). Is area deprivation associated with greater impacts of COVID-19 in care homes across England? A preliminary analysis of COVID-19 outbreaks and deaths. </w:t>
      </w:r>
      <w:r w:rsidR="00D50C3C" w:rsidRPr="00D50C3C">
        <w:rPr>
          <w:i/>
          <w:noProof/>
        </w:rPr>
        <w:t>Journal of Epidemiology and Community Health</w:t>
      </w:r>
      <w:r w:rsidR="00D50C3C" w:rsidRPr="00D50C3C">
        <w:rPr>
          <w:noProof/>
        </w:rPr>
        <w:t xml:space="preserve">, jech-2020-215039. </w:t>
      </w:r>
      <w:hyperlink r:id="rId20" w:history="1">
        <w:r w:rsidR="00D50C3C" w:rsidRPr="00D50C3C">
          <w:rPr>
            <w:rStyle w:val="Hyperlink"/>
            <w:noProof/>
          </w:rPr>
          <w:t>https://doi.org/10.1136/jech-2020-215039</w:t>
        </w:r>
      </w:hyperlink>
      <w:r w:rsidR="00D50C3C" w:rsidRPr="00D50C3C">
        <w:rPr>
          <w:noProof/>
        </w:rPr>
        <w:t xml:space="preserve"> </w:t>
      </w:r>
    </w:p>
    <w:p w14:paraId="0C078CC0" w14:textId="3050BDBF" w:rsidR="00D50C3C" w:rsidRPr="00D50C3C" w:rsidRDefault="00D50C3C" w:rsidP="00D50C3C">
      <w:pPr>
        <w:pStyle w:val="EndNoteBibliography"/>
        <w:ind w:left="720" w:hanging="720"/>
        <w:rPr>
          <w:noProof/>
        </w:rPr>
      </w:pPr>
      <w:r w:rsidRPr="00D50C3C">
        <w:rPr>
          <w:noProof/>
        </w:rPr>
        <w:t xml:space="preserve">Barron, E., Bakhai, C., Kar, P., Weaver, A., Bradley, D., Ismail, H., Knighton, P., Holman, N., Khunti, K., Sattar, N., Wareham, N. J., Young, B., &amp; Valabhji, J. (2020). Associations of type 1 and type 2 diabetes with COVID-19-related mortality in England: a whole-population study. </w:t>
      </w:r>
      <w:r w:rsidRPr="00D50C3C">
        <w:rPr>
          <w:i/>
          <w:noProof/>
        </w:rPr>
        <w:t>The Lancet Diabetes &amp; Endocrinology</w:t>
      </w:r>
      <w:r w:rsidRPr="00D50C3C">
        <w:rPr>
          <w:noProof/>
        </w:rPr>
        <w:t>,</w:t>
      </w:r>
      <w:r w:rsidRPr="00D50C3C">
        <w:rPr>
          <w:i/>
          <w:noProof/>
        </w:rPr>
        <w:t xml:space="preserve"> 8</w:t>
      </w:r>
      <w:r w:rsidRPr="00D50C3C">
        <w:rPr>
          <w:noProof/>
        </w:rPr>
        <w:t xml:space="preserve">(10), 813-822. </w:t>
      </w:r>
      <w:hyperlink r:id="rId21" w:history="1">
        <w:r w:rsidRPr="00D50C3C">
          <w:rPr>
            <w:rStyle w:val="Hyperlink"/>
            <w:noProof/>
          </w:rPr>
          <w:t>https://doi.org/10.1016/S2213-8587(20)30272-2</w:t>
        </w:r>
      </w:hyperlink>
      <w:r w:rsidRPr="00D50C3C">
        <w:rPr>
          <w:noProof/>
        </w:rPr>
        <w:t xml:space="preserve"> </w:t>
      </w:r>
    </w:p>
    <w:p w14:paraId="12F02682" w14:textId="3EE0EDEF" w:rsidR="00D50C3C" w:rsidRPr="00D50C3C" w:rsidRDefault="00D50C3C" w:rsidP="00D50C3C">
      <w:pPr>
        <w:pStyle w:val="EndNoteBibliography"/>
        <w:ind w:left="720" w:hanging="720"/>
        <w:rPr>
          <w:noProof/>
        </w:rPr>
      </w:pPr>
      <w:r w:rsidRPr="00D50C3C">
        <w:rPr>
          <w:noProof/>
        </w:rPr>
        <w:t xml:space="preserve">Boyle, A. P., Hong, E. L., Hariharan, M., Cheng, Y., Schaub, M. A., Kasowski, M., Karczewski, K. J., Park, J., Hitz, B. C., Weng, S., Cherry, J. M., &amp; Snyder, M. (2012). Annotation of functional variation in personal genomes using RegulomeDB. </w:t>
      </w:r>
      <w:r w:rsidRPr="00D50C3C">
        <w:rPr>
          <w:i/>
          <w:noProof/>
        </w:rPr>
        <w:t>Genome research</w:t>
      </w:r>
      <w:r w:rsidRPr="00D50C3C">
        <w:rPr>
          <w:noProof/>
        </w:rPr>
        <w:t>,</w:t>
      </w:r>
      <w:r w:rsidRPr="00D50C3C">
        <w:rPr>
          <w:i/>
          <w:noProof/>
        </w:rPr>
        <w:t xml:space="preserve"> 22</w:t>
      </w:r>
      <w:r w:rsidRPr="00D50C3C">
        <w:rPr>
          <w:noProof/>
        </w:rPr>
        <w:t xml:space="preserve">(9), 1790-1797. </w:t>
      </w:r>
      <w:hyperlink r:id="rId22" w:history="1">
        <w:r w:rsidRPr="00D50C3C">
          <w:rPr>
            <w:rStyle w:val="Hyperlink"/>
            <w:noProof/>
          </w:rPr>
          <w:t>https://doi.org/10.1101/gr.137323.112</w:t>
        </w:r>
      </w:hyperlink>
      <w:r w:rsidRPr="00D50C3C">
        <w:rPr>
          <w:noProof/>
        </w:rPr>
        <w:t xml:space="preserve"> </w:t>
      </w:r>
    </w:p>
    <w:p w14:paraId="4DB1D6A3" w14:textId="7DBEAFC0" w:rsidR="00D50C3C" w:rsidRPr="00D50C3C" w:rsidRDefault="00D50C3C" w:rsidP="00D50C3C">
      <w:pPr>
        <w:pStyle w:val="EndNoteBibliography"/>
        <w:ind w:left="720" w:hanging="720"/>
        <w:rPr>
          <w:noProof/>
        </w:rPr>
      </w:pPr>
      <w:r w:rsidRPr="00D50C3C">
        <w:rPr>
          <w:noProof/>
        </w:rPr>
        <w:t xml:space="preserve">Burström, B., &amp; Tao, W. (2020). Social determinants of health and inequalities in COVID-19. </w:t>
      </w:r>
      <w:r w:rsidRPr="00D50C3C">
        <w:rPr>
          <w:i/>
          <w:noProof/>
        </w:rPr>
        <w:t>European Journal of Public Health</w:t>
      </w:r>
      <w:r w:rsidRPr="00D50C3C">
        <w:rPr>
          <w:noProof/>
        </w:rPr>
        <w:t>,</w:t>
      </w:r>
      <w:r w:rsidRPr="00D50C3C">
        <w:rPr>
          <w:i/>
          <w:noProof/>
        </w:rPr>
        <w:t xml:space="preserve"> 30</w:t>
      </w:r>
      <w:r w:rsidRPr="00D50C3C">
        <w:rPr>
          <w:noProof/>
        </w:rPr>
        <w:t xml:space="preserve">(4), 617-618. </w:t>
      </w:r>
      <w:hyperlink r:id="rId23" w:history="1">
        <w:r w:rsidRPr="00D50C3C">
          <w:rPr>
            <w:rStyle w:val="Hyperlink"/>
            <w:noProof/>
          </w:rPr>
          <w:t>https://doi.org/10.1093/eurpub/ckaa095</w:t>
        </w:r>
      </w:hyperlink>
      <w:r w:rsidRPr="00D50C3C">
        <w:rPr>
          <w:noProof/>
        </w:rPr>
        <w:t xml:space="preserve"> </w:t>
      </w:r>
    </w:p>
    <w:p w14:paraId="6EBD6550" w14:textId="2C8B33CB" w:rsidR="00D50C3C" w:rsidRPr="00D50C3C" w:rsidRDefault="00D50C3C" w:rsidP="00D50C3C">
      <w:pPr>
        <w:pStyle w:val="EndNoteBibliography"/>
        <w:ind w:left="720" w:hanging="720"/>
        <w:rPr>
          <w:noProof/>
        </w:rPr>
      </w:pPr>
      <w:r w:rsidRPr="00D50C3C">
        <w:rPr>
          <w:noProof/>
        </w:rPr>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sidRPr="00D50C3C">
        <w:rPr>
          <w:i/>
          <w:noProof/>
        </w:rPr>
        <w:t>Nature</w:t>
      </w:r>
      <w:r w:rsidRPr="00D50C3C">
        <w:rPr>
          <w:noProof/>
        </w:rPr>
        <w:t>,</w:t>
      </w:r>
      <w:r w:rsidRPr="00D50C3C">
        <w:rPr>
          <w:i/>
          <w:noProof/>
        </w:rPr>
        <w:t xml:space="preserve"> 562</w:t>
      </w:r>
      <w:r w:rsidRPr="00D50C3C">
        <w:rPr>
          <w:noProof/>
        </w:rPr>
        <w:t xml:space="preserve">(7726), 203-209. </w:t>
      </w:r>
      <w:hyperlink r:id="rId24" w:history="1">
        <w:r w:rsidRPr="00D50C3C">
          <w:rPr>
            <w:rStyle w:val="Hyperlink"/>
            <w:noProof/>
          </w:rPr>
          <w:t>https://doi.org/10.1038/s41586-018-0579-z</w:t>
        </w:r>
      </w:hyperlink>
      <w:r w:rsidRPr="00D50C3C">
        <w:rPr>
          <w:noProof/>
        </w:rPr>
        <w:t xml:space="preserve"> </w:t>
      </w:r>
    </w:p>
    <w:p w14:paraId="71C01ECB" w14:textId="6119D6BF" w:rsidR="00D50C3C" w:rsidRPr="00D50C3C" w:rsidRDefault="00D50C3C" w:rsidP="00D50C3C">
      <w:pPr>
        <w:pStyle w:val="EndNoteBibliography"/>
        <w:ind w:left="720" w:hanging="720"/>
        <w:rPr>
          <w:noProof/>
        </w:rPr>
      </w:pPr>
      <w:r w:rsidRPr="00D50C3C">
        <w:rPr>
          <w:noProof/>
        </w:rPr>
        <w:t xml:space="preserve">Eastwood, S. V., Mathur, R., Atkinson, M., Brophy, S., Sudlow, C., Flaig, R., de Lusignan, S., Allen, N., &amp; Chaturvedi, N. (2016). Algorithms for the Capture and Adjudication of Prevalent and Incident Diabetes in UK Biobank. </w:t>
      </w:r>
      <w:r w:rsidRPr="00D50C3C">
        <w:rPr>
          <w:i/>
          <w:noProof/>
        </w:rPr>
        <w:t>PLOS ONE</w:t>
      </w:r>
      <w:r w:rsidRPr="00D50C3C">
        <w:rPr>
          <w:noProof/>
        </w:rPr>
        <w:t>,</w:t>
      </w:r>
      <w:r w:rsidRPr="00D50C3C">
        <w:rPr>
          <w:i/>
          <w:noProof/>
        </w:rPr>
        <w:t xml:space="preserve"> 11</w:t>
      </w:r>
      <w:r w:rsidRPr="00D50C3C">
        <w:rPr>
          <w:noProof/>
        </w:rPr>
        <w:t xml:space="preserve">(9), e0162388. </w:t>
      </w:r>
      <w:hyperlink r:id="rId25" w:history="1">
        <w:r w:rsidRPr="00D50C3C">
          <w:rPr>
            <w:rStyle w:val="Hyperlink"/>
            <w:noProof/>
          </w:rPr>
          <w:t>https://doi.org/10.1371/journal.pone.0162388</w:t>
        </w:r>
      </w:hyperlink>
      <w:r w:rsidRPr="00D50C3C">
        <w:rPr>
          <w:noProof/>
        </w:rPr>
        <w:t xml:space="preserve"> </w:t>
      </w:r>
    </w:p>
    <w:p w14:paraId="68255285" w14:textId="65874832" w:rsidR="00D50C3C" w:rsidRPr="00D50C3C" w:rsidRDefault="00D50C3C" w:rsidP="00D50C3C">
      <w:pPr>
        <w:pStyle w:val="EndNoteBibliography"/>
        <w:ind w:left="720" w:hanging="720"/>
        <w:rPr>
          <w:noProof/>
        </w:rPr>
      </w:pPr>
      <w:r w:rsidRPr="00D50C3C">
        <w:rPr>
          <w:noProof/>
        </w:rPr>
        <w:t xml:space="preserve">Ganna, A. (2021). Mapping the human genetic architecture of COVID-19 by worldwide meta-analysis. </w:t>
      </w:r>
      <w:r w:rsidRPr="00D50C3C">
        <w:rPr>
          <w:i/>
          <w:noProof/>
        </w:rPr>
        <w:t>medRxiv</w:t>
      </w:r>
      <w:r w:rsidRPr="00D50C3C">
        <w:rPr>
          <w:noProof/>
        </w:rPr>
        <w:t xml:space="preserve">, 2021.2003.2010.21252820. </w:t>
      </w:r>
      <w:hyperlink r:id="rId26" w:history="1">
        <w:r w:rsidRPr="00D50C3C">
          <w:rPr>
            <w:rStyle w:val="Hyperlink"/>
            <w:noProof/>
          </w:rPr>
          <w:t>https://doi.org/10.1101/2021.03.10.21252820</w:t>
        </w:r>
      </w:hyperlink>
      <w:r w:rsidRPr="00D50C3C">
        <w:rPr>
          <w:noProof/>
        </w:rPr>
        <w:t xml:space="preserve"> </w:t>
      </w:r>
    </w:p>
    <w:p w14:paraId="7F7CD65F" w14:textId="60155A28" w:rsidR="00D50C3C" w:rsidRPr="00D50C3C" w:rsidRDefault="00D50C3C" w:rsidP="00D50C3C">
      <w:pPr>
        <w:pStyle w:val="EndNoteBibliography"/>
        <w:ind w:left="720" w:hanging="720"/>
        <w:rPr>
          <w:noProof/>
        </w:rPr>
      </w:pPr>
      <w:r w:rsidRPr="00D50C3C">
        <w:rPr>
          <w:noProof/>
        </w:rPr>
        <w:t xml:space="preserve">Giambartolomei, C., Vukcevic, D., Schadt, E. E., Franke, L., Hingorani, A. D., Wallace, C., &amp; Plagnol, V. (2014). Bayesian Test for Colocalisation between Pairs of Genetic Association Studies Using Summary Statistics. </w:t>
      </w:r>
      <w:r w:rsidRPr="00D50C3C">
        <w:rPr>
          <w:i/>
          <w:noProof/>
        </w:rPr>
        <w:t>PLOS Genetics</w:t>
      </w:r>
      <w:r w:rsidRPr="00D50C3C">
        <w:rPr>
          <w:noProof/>
        </w:rPr>
        <w:t>,</w:t>
      </w:r>
      <w:r w:rsidRPr="00D50C3C">
        <w:rPr>
          <w:i/>
          <w:noProof/>
        </w:rPr>
        <w:t xml:space="preserve"> 10</w:t>
      </w:r>
      <w:r w:rsidRPr="00D50C3C">
        <w:rPr>
          <w:noProof/>
        </w:rPr>
        <w:t xml:space="preserve">(5), e1004383. </w:t>
      </w:r>
      <w:hyperlink r:id="rId27" w:history="1">
        <w:r w:rsidRPr="00D50C3C">
          <w:rPr>
            <w:rStyle w:val="Hyperlink"/>
            <w:noProof/>
          </w:rPr>
          <w:t>https://doi.org/10.1371/journal.pgen.1004383</w:t>
        </w:r>
      </w:hyperlink>
      <w:r w:rsidRPr="00D50C3C">
        <w:rPr>
          <w:noProof/>
        </w:rPr>
        <w:t xml:space="preserve"> </w:t>
      </w:r>
    </w:p>
    <w:p w14:paraId="17A783AD" w14:textId="31FB99A8" w:rsidR="00D50C3C" w:rsidRPr="00D50C3C" w:rsidRDefault="00D50C3C" w:rsidP="00D50C3C">
      <w:pPr>
        <w:pStyle w:val="EndNoteBibliography"/>
        <w:ind w:left="720" w:hanging="720"/>
        <w:rPr>
          <w:noProof/>
        </w:rPr>
      </w:pPr>
      <w:r w:rsidRPr="00D50C3C">
        <w:rPr>
          <w:noProof/>
        </w:rPr>
        <w:t xml:space="preserve">Griffith, G. J., Morris, T. T., Tudball, M., Herbert, A., Mancano, G., Pike, L., Sharp, G. C., Palmer, T. M., Smith, G. D., Tilling, K., Zuccolo, L., Davies, N. M., &amp; Hemani, G. (2020). Collider bias undermines our understanding of COVID-19 disease risk and severity. </w:t>
      </w:r>
      <w:r w:rsidRPr="00D50C3C">
        <w:rPr>
          <w:i/>
          <w:noProof/>
        </w:rPr>
        <w:t>medRxiv</w:t>
      </w:r>
      <w:r w:rsidRPr="00D50C3C">
        <w:rPr>
          <w:noProof/>
        </w:rPr>
        <w:t xml:space="preserve">, 2020.2005.2004.20090506. </w:t>
      </w:r>
      <w:hyperlink r:id="rId28" w:history="1">
        <w:r w:rsidRPr="00D50C3C">
          <w:rPr>
            <w:rStyle w:val="Hyperlink"/>
            <w:noProof/>
          </w:rPr>
          <w:t>https://doi.org/10.1101/2020.05.04.20090506</w:t>
        </w:r>
      </w:hyperlink>
      <w:r w:rsidRPr="00D50C3C">
        <w:rPr>
          <w:noProof/>
        </w:rPr>
        <w:t xml:space="preserve"> </w:t>
      </w:r>
    </w:p>
    <w:p w14:paraId="022ED43F" w14:textId="31CFA996" w:rsidR="00D50C3C" w:rsidRPr="00D50C3C" w:rsidRDefault="00D50C3C" w:rsidP="00D50C3C">
      <w:pPr>
        <w:pStyle w:val="EndNoteBibliography"/>
        <w:ind w:left="720" w:hanging="720"/>
        <w:rPr>
          <w:noProof/>
        </w:rPr>
      </w:pPr>
      <w:r w:rsidRPr="00D50C3C">
        <w:rPr>
          <w:noProof/>
        </w:rPr>
        <w:t xml:space="preserve">Kamat, M. A., Blackshaw, J. A., Young, R., Surendran, P., Burgess, S., Danesh, J., Butterworth, A. S., &amp; Staley, J. R. (2019). PhenoScanner V2: an expanded tool for searching human genotype–phenotype associations. </w:t>
      </w:r>
      <w:r w:rsidRPr="00D50C3C">
        <w:rPr>
          <w:i/>
          <w:noProof/>
        </w:rPr>
        <w:t>Bioinformatics</w:t>
      </w:r>
      <w:r w:rsidRPr="00D50C3C">
        <w:rPr>
          <w:noProof/>
        </w:rPr>
        <w:t>,</w:t>
      </w:r>
      <w:r w:rsidRPr="00D50C3C">
        <w:rPr>
          <w:i/>
          <w:noProof/>
        </w:rPr>
        <w:t xml:space="preserve"> 35</w:t>
      </w:r>
      <w:r w:rsidRPr="00D50C3C">
        <w:rPr>
          <w:noProof/>
        </w:rPr>
        <w:t xml:space="preserve">(22), 4851-4853. </w:t>
      </w:r>
      <w:hyperlink r:id="rId29" w:history="1">
        <w:r w:rsidRPr="00D50C3C">
          <w:rPr>
            <w:rStyle w:val="Hyperlink"/>
            <w:noProof/>
          </w:rPr>
          <w:t>https://doi.org/10.1093/bioinformatics/btz469</w:t>
        </w:r>
      </w:hyperlink>
      <w:r w:rsidRPr="00D50C3C">
        <w:rPr>
          <w:noProof/>
        </w:rPr>
        <w:t xml:space="preserve"> </w:t>
      </w:r>
    </w:p>
    <w:p w14:paraId="537859CB" w14:textId="107ED362" w:rsidR="00D50C3C" w:rsidRPr="00D50C3C" w:rsidRDefault="00D50C3C" w:rsidP="00D50C3C">
      <w:pPr>
        <w:pStyle w:val="EndNoteBibliography"/>
        <w:ind w:left="720" w:hanging="720"/>
        <w:rPr>
          <w:noProof/>
        </w:rPr>
      </w:pPr>
      <w:r w:rsidRPr="00D50C3C">
        <w:rPr>
          <w:noProof/>
        </w:rPr>
        <w:t xml:space="preserve">Klein, S. L., &amp; Flanagan, K. L. (2016). Sex differences in immune responses. </w:t>
      </w:r>
      <w:r w:rsidRPr="00D50C3C">
        <w:rPr>
          <w:i/>
          <w:noProof/>
        </w:rPr>
        <w:t>Nature Reviews Immunology</w:t>
      </w:r>
      <w:r w:rsidRPr="00D50C3C">
        <w:rPr>
          <w:noProof/>
        </w:rPr>
        <w:t>,</w:t>
      </w:r>
      <w:r w:rsidRPr="00D50C3C">
        <w:rPr>
          <w:i/>
          <w:noProof/>
        </w:rPr>
        <w:t xml:space="preserve"> 16</w:t>
      </w:r>
      <w:r w:rsidRPr="00D50C3C">
        <w:rPr>
          <w:noProof/>
        </w:rPr>
        <w:t xml:space="preserve">(10), 626-638. </w:t>
      </w:r>
      <w:hyperlink r:id="rId30" w:history="1">
        <w:r w:rsidRPr="00D50C3C">
          <w:rPr>
            <w:rStyle w:val="Hyperlink"/>
            <w:noProof/>
          </w:rPr>
          <w:t>https://doi.org/10.1038/nri.2016.90</w:t>
        </w:r>
      </w:hyperlink>
      <w:r w:rsidRPr="00D50C3C">
        <w:rPr>
          <w:noProof/>
        </w:rPr>
        <w:t xml:space="preserve"> </w:t>
      </w:r>
    </w:p>
    <w:p w14:paraId="5EA48448" w14:textId="54604979" w:rsidR="00D50C3C" w:rsidRPr="00D50C3C" w:rsidRDefault="00D50C3C" w:rsidP="00D50C3C">
      <w:pPr>
        <w:pStyle w:val="EndNoteBibliography"/>
        <w:ind w:left="720" w:hanging="720"/>
        <w:rPr>
          <w:noProof/>
        </w:rPr>
      </w:pPr>
      <w:r w:rsidRPr="00D50C3C">
        <w:rPr>
          <w:noProof/>
        </w:rPr>
        <w:t xml:space="preserve">Lau, E. S., McNeill, J. N., Paniagua, S. M., Liu, E. E., Wang, J. K., Bassett, I. V., Selvaggi, C. A., Lubitz, S. A., Foulkes, A. S., &amp; Ho, J. E. (2021). Sex differences in inflammatory markers in patients hospitalized with COVID-19 infection: Insights from the MGH COVID-19 patient registry. </w:t>
      </w:r>
      <w:r w:rsidRPr="00D50C3C">
        <w:rPr>
          <w:i/>
          <w:noProof/>
        </w:rPr>
        <w:t>PLOS ONE</w:t>
      </w:r>
      <w:r w:rsidRPr="00D50C3C">
        <w:rPr>
          <w:noProof/>
        </w:rPr>
        <w:t>,</w:t>
      </w:r>
      <w:r w:rsidRPr="00D50C3C">
        <w:rPr>
          <w:i/>
          <w:noProof/>
        </w:rPr>
        <w:t xml:space="preserve"> 16</w:t>
      </w:r>
      <w:r w:rsidRPr="00D50C3C">
        <w:rPr>
          <w:noProof/>
        </w:rPr>
        <w:t xml:space="preserve">(4), e0250774. </w:t>
      </w:r>
      <w:hyperlink r:id="rId31" w:history="1">
        <w:r w:rsidRPr="00D50C3C">
          <w:rPr>
            <w:rStyle w:val="Hyperlink"/>
            <w:noProof/>
          </w:rPr>
          <w:t>https://doi.org/10.1371/journal.pone.0250774</w:t>
        </w:r>
      </w:hyperlink>
      <w:r w:rsidRPr="00D50C3C">
        <w:rPr>
          <w:noProof/>
        </w:rPr>
        <w:t xml:space="preserve"> </w:t>
      </w:r>
    </w:p>
    <w:p w14:paraId="686ADA40" w14:textId="13BDEBB1" w:rsidR="00D50C3C" w:rsidRPr="00D50C3C" w:rsidRDefault="00D50C3C" w:rsidP="00D50C3C">
      <w:pPr>
        <w:pStyle w:val="EndNoteBibliography"/>
        <w:ind w:left="720" w:hanging="720"/>
        <w:rPr>
          <w:noProof/>
        </w:rPr>
      </w:pPr>
      <w:r w:rsidRPr="00D50C3C">
        <w:rPr>
          <w:noProof/>
        </w:rPr>
        <w:t xml:space="preserve">Myers, T. A., Chanock, S. J., &amp; Machiela, M. J. (2020). LDlinkR: An R Package for Rapidly Calculating Linkage Disequilibrium Statistics in Diverse Populations [Technology and Code]. </w:t>
      </w:r>
      <w:r w:rsidRPr="00D50C3C">
        <w:rPr>
          <w:i/>
          <w:noProof/>
        </w:rPr>
        <w:t>Frontiers in Genetics</w:t>
      </w:r>
      <w:r w:rsidRPr="00D50C3C">
        <w:rPr>
          <w:noProof/>
        </w:rPr>
        <w:t>,</w:t>
      </w:r>
      <w:r w:rsidRPr="00D50C3C">
        <w:rPr>
          <w:i/>
          <w:noProof/>
        </w:rPr>
        <w:t xml:space="preserve"> 11</w:t>
      </w:r>
      <w:r w:rsidRPr="00D50C3C">
        <w:rPr>
          <w:noProof/>
        </w:rPr>
        <w:t xml:space="preserve">(157). </w:t>
      </w:r>
      <w:hyperlink r:id="rId32" w:history="1">
        <w:r w:rsidRPr="00D50C3C">
          <w:rPr>
            <w:rStyle w:val="Hyperlink"/>
            <w:noProof/>
          </w:rPr>
          <w:t>https://doi.org/10.3389/fgene.2020.00157</w:t>
        </w:r>
      </w:hyperlink>
      <w:r w:rsidRPr="00D50C3C">
        <w:rPr>
          <w:noProof/>
        </w:rPr>
        <w:t xml:space="preserve"> </w:t>
      </w:r>
    </w:p>
    <w:p w14:paraId="0092A7F0" w14:textId="0ED53FB0" w:rsidR="00D50C3C" w:rsidRPr="00D50C3C" w:rsidRDefault="00D50C3C" w:rsidP="00D50C3C">
      <w:pPr>
        <w:pStyle w:val="EndNoteBibliography"/>
        <w:ind w:left="720" w:hanging="720"/>
        <w:rPr>
          <w:noProof/>
        </w:rPr>
      </w:pPr>
      <w:r w:rsidRPr="00D50C3C">
        <w:rPr>
          <w:noProof/>
        </w:rPr>
        <w:lastRenderedPageBreak/>
        <w:t xml:space="preserve">Palaiodimos, L., Kokkinidis, D. G., Li, W., Karamanis, D., Ognibene, J., Arora, S., Southern, W. N., &amp; Mantzoros, C. S. (2020). Severe obesity, increasing age and male sex are independently associated with worse in-hospital outcomes, and higher in-hospital mortality, in a cohort of patients with COVID-19 in the Bronx, New York. </w:t>
      </w:r>
      <w:r w:rsidRPr="00D50C3C">
        <w:rPr>
          <w:i/>
          <w:noProof/>
        </w:rPr>
        <w:t>Metabolism</w:t>
      </w:r>
      <w:r w:rsidRPr="00D50C3C">
        <w:rPr>
          <w:noProof/>
        </w:rPr>
        <w:t>,</w:t>
      </w:r>
      <w:r w:rsidRPr="00D50C3C">
        <w:rPr>
          <w:i/>
          <w:noProof/>
        </w:rPr>
        <w:t xml:space="preserve"> 108</w:t>
      </w:r>
      <w:r w:rsidRPr="00D50C3C">
        <w:rPr>
          <w:noProof/>
        </w:rPr>
        <w:t xml:space="preserve">, 154262. </w:t>
      </w:r>
      <w:hyperlink r:id="rId33" w:history="1">
        <w:r w:rsidRPr="00D50C3C">
          <w:rPr>
            <w:rStyle w:val="Hyperlink"/>
            <w:noProof/>
          </w:rPr>
          <w:t>https://doi.org/10.1016/j.metabol.2020.154262</w:t>
        </w:r>
      </w:hyperlink>
      <w:r w:rsidRPr="00D50C3C">
        <w:rPr>
          <w:noProof/>
        </w:rPr>
        <w:t xml:space="preserve"> </w:t>
      </w:r>
    </w:p>
    <w:p w14:paraId="313D00E7" w14:textId="59A36215" w:rsidR="00D50C3C" w:rsidRPr="00D50C3C" w:rsidRDefault="00D50C3C" w:rsidP="00D50C3C">
      <w:pPr>
        <w:pStyle w:val="EndNoteBibliography"/>
        <w:ind w:left="720" w:hanging="720"/>
        <w:rPr>
          <w:noProof/>
        </w:rPr>
      </w:pPr>
      <w:r w:rsidRPr="00D50C3C">
        <w:rPr>
          <w:noProof/>
        </w:rPr>
        <w:t xml:space="preserve">Park, R., Chidharla, A., Mehta, K., Sun, W., Wulff-Burchfield, E., &amp; Kasi, A. (2020). Sex-bias in COVID-19-associated illness severity and mortality in cancer patients: A systematic review and meta-analysis. </w:t>
      </w:r>
      <w:r w:rsidRPr="00D50C3C">
        <w:rPr>
          <w:i/>
          <w:noProof/>
        </w:rPr>
        <w:t>EClinicalMedicine</w:t>
      </w:r>
      <w:r w:rsidRPr="00D50C3C">
        <w:rPr>
          <w:noProof/>
        </w:rPr>
        <w:t>,</w:t>
      </w:r>
      <w:r w:rsidRPr="00D50C3C">
        <w:rPr>
          <w:i/>
          <w:noProof/>
        </w:rPr>
        <w:t xml:space="preserve"> 26</w:t>
      </w:r>
      <w:r w:rsidRPr="00D50C3C">
        <w:rPr>
          <w:noProof/>
        </w:rPr>
        <w:t xml:space="preserve">, 100519. </w:t>
      </w:r>
      <w:hyperlink r:id="rId34" w:history="1">
        <w:r w:rsidRPr="00D50C3C">
          <w:rPr>
            <w:rStyle w:val="Hyperlink"/>
            <w:noProof/>
          </w:rPr>
          <w:t>https://doi.org/10.1016/j.eclinm.2020.100519</w:t>
        </w:r>
      </w:hyperlink>
      <w:r w:rsidRPr="00D50C3C">
        <w:rPr>
          <w:noProof/>
        </w:rPr>
        <w:t xml:space="preserve"> </w:t>
      </w:r>
    </w:p>
    <w:p w14:paraId="5FE8FAFF" w14:textId="46D5BD5E" w:rsidR="00D50C3C" w:rsidRPr="00D50C3C" w:rsidRDefault="00D50C3C" w:rsidP="00D50C3C">
      <w:pPr>
        <w:pStyle w:val="EndNoteBibliography"/>
        <w:ind w:left="720" w:hanging="720"/>
        <w:rPr>
          <w:noProof/>
        </w:rPr>
      </w:pPr>
      <w:r w:rsidRPr="00D50C3C">
        <w:rPr>
          <w:noProof/>
        </w:rPr>
        <w:t xml:space="preserve">Ritter, A., Kreis, N.-N., Louwen, F., &amp; Yuan, J. (2020). Obesity and COVID-19: Molecular Mechanisms Linking Both Pandemics. </w:t>
      </w:r>
      <w:r w:rsidRPr="00D50C3C">
        <w:rPr>
          <w:i/>
          <w:noProof/>
        </w:rPr>
        <w:t>International Journal of Molecular Sciences</w:t>
      </w:r>
      <w:r w:rsidRPr="00D50C3C">
        <w:rPr>
          <w:noProof/>
        </w:rPr>
        <w:t>,</w:t>
      </w:r>
      <w:r w:rsidRPr="00D50C3C">
        <w:rPr>
          <w:i/>
          <w:noProof/>
        </w:rPr>
        <w:t xml:space="preserve"> 21</w:t>
      </w:r>
      <w:r w:rsidRPr="00D50C3C">
        <w:rPr>
          <w:noProof/>
        </w:rPr>
        <w:t xml:space="preserve">(16), 5793. </w:t>
      </w:r>
      <w:hyperlink r:id="rId35" w:history="1">
        <w:r w:rsidRPr="00D50C3C">
          <w:rPr>
            <w:rStyle w:val="Hyperlink"/>
            <w:noProof/>
          </w:rPr>
          <w:t>https://www.mdpi.com/1422-0067/21/16/5793</w:t>
        </w:r>
      </w:hyperlink>
      <w:r w:rsidRPr="00D50C3C">
        <w:rPr>
          <w:noProof/>
        </w:rPr>
        <w:t xml:space="preserve"> </w:t>
      </w:r>
    </w:p>
    <w:p w14:paraId="779D3098" w14:textId="37BC6624" w:rsidR="00D50C3C" w:rsidRPr="00D50C3C" w:rsidRDefault="00D50C3C" w:rsidP="00D50C3C">
      <w:pPr>
        <w:pStyle w:val="EndNoteBibliography"/>
        <w:ind w:left="720" w:hanging="720"/>
        <w:rPr>
          <w:noProof/>
        </w:rPr>
      </w:pPr>
      <w:r w:rsidRPr="00D50C3C">
        <w:rPr>
          <w:noProof/>
        </w:rPr>
        <w:t xml:space="preserve">Shastri, A., Wheat, J., Agrawal, S., Chaterjee, N., Pradhan, K., Goldfinger, M., Kornblum, N., Steidl, U., Verma, A., &amp; Shastri, J. (2020). Delayed clearance of SARS-CoV2 in male compared to female patients: High ACE2 expression in testes suggests possible existence of gender-specific viral reservoirs. </w:t>
      </w:r>
      <w:r w:rsidRPr="00D50C3C">
        <w:rPr>
          <w:i/>
          <w:noProof/>
        </w:rPr>
        <w:t>medRxiv</w:t>
      </w:r>
      <w:r w:rsidRPr="00D50C3C">
        <w:rPr>
          <w:noProof/>
        </w:rPr>
        <w:t xml:space="preserve">, 2020.2004.2016.20060566. </w:t>
      </w:r>
      <w:hyperlink r:id="rId36" w:history="1">
        <w:r w:rsidRPr="00D50C3C">
          <w:rPr>
            <w:rStyle w:val="Hyperlink"/>
            <w:noProof/>
          </w:rPr>
          <w:t>https://doi.org/10.1101/2020.04.16.20060566</w:t>
        </w:r>
      </w:hyperlink>
      <w:r w:rsidRPr="00D50C3C">
        <w:rPr>
          <w:noProof/>
        </w:rPr>
        <w:t xml:space="preserve"> </w:t>
      </w:r>
    </w:p>
    <w:p w14:paraId="01681A88" w14:textId="6EA5FB7F" w:rsidR="00D50C3C" w:rsidRPr="00D50C3C" w:rsidRDefault="00D50C3C" w:rsidP="00D50C3C">
      <w:pPr>
        <w:pStyle w:val="EndNoteBibliography"/>
        <w:ind w:left="720" w:hanging="720"/>
        <w:rPr>
          <w:noProof/>
        </w:rPr>
      </w:pPr>
      <w:r w:rsidRPr="00D50C3C">
        <w:rPr>
          <w:noProof/>
        </w:rPr>
        <w:t xml:space="preserve">Staley, J. R., Blackshaw, J., Kamat, M. A., Ellis, S., Surendran, P., Sun, B. B., Paul, D. S., Freitag, D., Burgess, S., Danesh, J., Young, R., &amp; Butterworth, A. S. (2016). PhenoScanner: a database of human genotype–phenotype associations. </w:t>
      </w:r>
      <w:r w:rsidRPr="00D50C3C">
        <w:rPr>
          <w:i/>
          <w:noProof/>
        </w:rPr>
        <w:t>Bioinformatics</w:t>
      </w:r>
      <w:r w:rsidRPr="00D50C3C">
        <w:rPr>
          <w:noProof/>
        </w:rPr>
        <w:t>,</w:t>
      </w:r>
      <w:r w:rsidRPr="00D50C3C">
        <w:rPr>
          <w:i/>
          <w:noProof/>
        </w:rPr>
        <w:t xml:space="preserve"> 32</w:t>
      </w:r>
      <w:r w:rsidRPr="00D50C3C">
        <w:rPr>
          <w:noProof/>
        </w:rPr>
        <w:t xml:space="preserve">(20), 3207-3209. </w:t>
      </w:r>
      <w:hyperlink r:id="rId37" w:history="1">
        <w:r w:rsidRPr="00D50C3C">
          <w:rPr>
            <w:rStyle w:val="Hyperlink"/>
            <w:noProof/>
          </w:rPr>
          <w:t>https://doi.org/10.1093/bioinformatics/btw373</w:t>
        </w:r>
      </w:hyperlink>
      <w:r w:rsidRPr="00D50C3C">
        <w:rPr>
          <w:noProof/>
        </w:rPr>
        <w:t xml:space="preserve"> </w:t>
      </w:r>
    </w:p>
    <w:p w14:paraId="3BF34F64" w14:textId="3CE7B044" w:rsidR="00D50C3C" w:rsidRPr="00D50C3C" w:rsidRDefault="00D50C3C" w:rsidP="00D50C3C">
      <w:pPr>
        <w:pStyle w:val="EndNoteBibliography"/>
        <w:ind w:left="720" w:hanging="720"/>
        <w:rPr>
          <w:noProof/>
        </w:rPr>
      </w:pPr>
      <w:r w:rsidRPr="00D50C3C">
        <w:rPr>
          <w:noProof/>
        </w:rPr>
        <w:t xml:space="preserve">Tai, D. B. G., Shah, A., Doubeni, C. A., Sia, I. G., &amp; Wieland, M. L. (2021). The Disproportionate Impact of COVID-19 on Racial and Ethnic Minorities in the United States. </w:t>
      </w:r>
      <w:r w:rsidRPr="00D50C3C">
        <w:rPr>
          <w:i/>
          <w:noProof/>
        </w:rPr>
        <w:t>Clin Infect Dis</w:t>
      </w:r>
      <w:r w:rsidRPr="00D50C3C">
        <w:rPr>
          <w:noProof/>
        </w:rPr>
        <w:t>,</w:t>
      </w:r>
      <w:r w:rsidRPr="00D50C3C">
        <w:rPr>
          <w:i/>
          <w:noProof/>
        </w:rPr>
        <w:t xml:space="preserve"> 72</w:t>
      </w:r>
      <w:r w:rsidRPr="00D50C3C">
        <w:rPr>
          <w:noProof/>
        </w:rPr>
        <w:t xml:space="preserve">(4), 703-706. </w:t>
      </w:r>
      <w:hyperlink r:id="rId38" w:history="1">
        <w:r w:rsidRPr="00D50C3C">
          <w:rPr>
            <w:rStyle w:val="Hyperlink"/>
            <w:noProof/>
          </w:rPr>
          <w:t>https://doi.org/10.1093/cid/ciaa815</w:t>
        </w:r>
      </w:hyperlink>
      <w:r w:rsidRPr="00D50C3C">
        <w:rPr>
          <w:noProof/>
        </w:rPr>
        <w:t xml:space="preserve"> </w:t>
      </w:r>
    </w:p>
    <w:p w14:paraId="2070C85F" w14:textId="75184F34" w:rsidR="00D50C3C" w:rsidRPr="00D50C3C" w:rsidRDefault="00D50C3C" w:rsidP="00D50C3C">
      <w:pPr>
        <w:pStyle w:val="EndNoteBibliography"/>
        <w:ind w:left="720" w:hanging="720"/>
        <w:rPr>
          <w:noProof/>
        </w:rPr>
      </w:pPr>
      <w:r w:rsidRPr="00D50C3C">
        <w:rPr>
          <w:noProof/>
        </w:rPr>
        <w:t xml:space="preserve">Võsa, U., Claringbould, A., Westra, H.-J., Bonder, M. J., Deelen, P., Zeng, B., Kirsten, H., Saha, A., Kreuzhuber, R., Kasela, S., Pervjakova, N., Alvaes, I., Fave, M.-J., Agbessi, M., Christiansen, M., Jansen, R., Seppälä, I., Tong, L., Teumer, A., Schramm, K., Hemani, G., Verlouw, J., Yaghootkar, H., Sönmez, R., Brown, A., Kukushkina, V., Kalnapenkis, A., Rüeger, S., Porcu, E., Kronberg-Guzman, J., Kettunen, J., Powell, J., Lee, B., Zhang, F., Arindrarto, W., Beutner, F., Brugge, H., Dmitreva, J., Elansary, M., Fairfax, B. P., Georges, M., Heijmans, B. T., Kähönen, M., Kim, Y., Knight, J. C., Kovacs, P., Krohn, K., Li, S., Loeffler, M., Marigorta, U. M., Mei, H., Momozawa, Y., Müller-Nurasyid, M., Nauck, M., Nivard, M., Penninx, B., Pritchard, J., Raitakari, O., Rotzchke, O., Slagboom, E. P., Stehouwer, C. D. A., Stumvoll, M., Sullivan, P., Hoen, P. A. C. t., Thiery, J., Tönjes, A., van Dongen, J., van Iterson, M., Veldink, J., Völker, U., Wijmenga, C., Swertz, M., Andiappan, A., Montgomery, G. W., Ripatti, S., Perola, M., Kutalik, Z., Dermitzakis, E., Bergmann, S., Frayling, T., van Meurs, J., Prokisch, H., Ahsan, H., Pierce, B., Lehtimäki, T., Boomsma, D., Psaty, B. M., Gharib, S. A., Awadalla, P., Milani, L., Ouwehand, W., Downes, K., Stegle, O., Battle, A., Yang, J., Visscher, P. M., Scholz, M., Gibson, G., Esko, T., &amp; Franke, L. (2018). Unraveling the polygenic architecture of complex traits using blood eQTL metaanalysis. </w:t>
      </w:r>
      <w:r w:rsidRPr="00D50C3C">
        <w:rPr>
          <w:i/>
          <w:noProof/>
        </w:rPr>
        <w:t>bioRxiv</w:t>
      </w:r>
      <w:r w:rsidRPr="00D50C3C">
        <w:rPr>
          <w:noProof/>
        </w:rPr>
        <w:t xml:space="preserve">, 447367. </w:t>
      </w:r>
      <w:hyperlink r:id="rId39" w:history="1">
        <w:r w:rsidRPr="00D50C3C">
          <w:rPr>
            <w:rStyle w:val="Hyperlink"/>
            <w:noProof/>
          </w:rPr>
          <w:t>https://doi.org/10.1101/447367</w:t>
        </w:r>
      </w:hyperlink>
      <w:r w:rsidRPr="00D50C3C">
        <w:rPr>
          <w:noProof/>
        </w:rPr>
        <w:t xml:space="preserve"> </w:t>
      </w:r>
    </w:p>
    <w:p w14:paraId="1BF1D39B" w14:textId="6DB2B740" w:rsidR="00D50C3C" w:rsidRPr="00D50C3C" w:rsidRDefault="00D50C3C" w:rsidP="00D50C3C">
      <w:pPr>
        <w:pStyle w:val="EndNoteBibliography"/>
        <w:ind w:left="720" w:hanging="720"/>
        <w:rPr>
          <w:noProof/>
        </w:rPr>
      </w:pPr>
      <w:r w:rsidRPr="00D50C3C">
        <w:rPr>
          <w:noProof/>
        </w:rPr>
        <w:t xml:space="preserve">Zhu, L., She, Z. G., Cheng, X., Qin, J. J., Zhang, X. J., Cai, J., Lei, F., Wang, H., Xie, J., Wang, W., Li, H., Zhang, P., Song, X., Chen, X., Xiang, M., Zhang, C., Bai, L., Xiang, D., Chen, M. M., Liu, Y., Yan, Y., Liu, M., Mao, W., Zou, J., Liu, L., Chen, G., Luo, P., Xiao, B., Zhang, C., Zhang, Z., Lu, Z., Wang, J., Lu, H., Xia, X., Wang, D., Liao, X., Peng, G., Ye, P., Yang, J., Yuan, Y., Huang, X., Guo, J., Zhang, B. H., &amp; Li, H. (2020). Association of Blood Glucose Control and Outcomes in Patients with COVID-19 and Pre-existing Type 2 Diabetes. </w:t>
      </w:r>
      <w:r w:rsidRPr="00D50C3C">
        <w:rPr>
          <w:i/>
          <w:noProof/>
        </w:rPr>
        <w:t>Cell Metab</w:t>
      </w:r>
      <w:r w:rsidRPr="00D50C3C">
        <w:rPr>
          <w:noProof/>
        </w:rPr>
        <w:t>,</w:t>
      </w:r>
      <w:r w:rsidRPr="00D50C3C">
        <w:rPr>
          <w:i/>
          <w:noProof/>
        </w:rPr>
        <w:t xml:space="preserve"> 31</w:t>
      </w:r>
      <w:r w:rsidRPr="00D50C3C">
        <w:rPr>
          <w:noProof/>
        </w:rPr>
        <w:t xml:space="preserve">(6), 1068-1077.e1063. </w:t>
      </w:r>
      <w:hyperlink r:id="rId40" w:history="1">
        <w:r w:rsidRPr="00D50C3C">
          <w:rPr>
            <w:rStyle w:val="Hyperlink"/>
            <w:noProof/>
          </w:rPr>
          <w:t>https://doi.org/10.1016/j.cmet.2020.04.021</w:t>
        </w:r>
      </w:hyperlink>
      <w:r w:rsidRPr="00D50C3C">
        <w:rPr>
          <w:noProof/>
        </w:rPr>
        <w:t xml:space="preserve"> </w:t>
      </w:r>
    </w:p>
    <w:p w14:paraId="00000332" w14:textId="6B00E22D" w:rsidR="00B32E56" w:rsidRPr="00D71E55"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r w:rsidRPr="00D71E55">
        <w:rPr>
          <w:rFonts w:ascii="Times New Roman" w:eastAsia="Times New Roman" w:hAnsi="Times New Roman" w:cs="Times New Roman"/>
          <w:sz w:val="24"/>
          <w:szCs w:val="24"/>
        </w:rPr>
        <w:fldChar w:fldCharType="end"/>
      </w:r>
    </w:p>
    <w:p w14:paraId="4D061AEE" w14:textId="438B16D0" w:rsidR="00A81BB3" w:rsidRPr="00D71E55"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sectPr w:rsidR="00A81BB3" w:rsidRPr="00D71E55">
      <w:footerReference w:type="default" r:id="rId4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rchek, Casey" w:date="2021-06-17T16:52:00Z" w:initials="MC">
    <w:p w14:paraId="58C3BC18" w14:textId="7E6C4ED5" w:rsidR="00D50C3C" w:rsidRDefault="00D50C3C">
      <w:pPr>
        <w:pStyle w:val="CommentText"/>
      </w:pPr>
      <w:r>
        <w:rPr>
          <w:rStyle w:val="CommentReference"/>
        </w:rPr>
        <w:annotationRef/>
      </w:r>
      <w:r>
        <w:t xml:space="preserve"> is this the correct reference?  </w:t>
      </w:r>
    </w:p>
  </w:comment>
  <w:comment w:id="2" w:author="Westerman, Kenneth Edwards" w:date="2021-06-18T08:58:00Z" w:initials="WKE">
    <w:p w14:paraId="146EBDA7" w14:textId="4FB721D3" w:rsidR="00727558" w:rsidRDefault="00727558">
      <w:pPr>
        <w:pStyle w:val="CommentText"/>
      </w:pPr>
      <w:r>
        <w:rPr>
          <w:rStyle w:val="CommentReference"/>
        </w:rPr>
        <w:annotationRef/>
      </w:r>
      <w:r>
        <w:t xml:space="preserve">Should be our preprint about </w:t>
      </w:r>
      <w:proofErr w:type="spellStart"/>
      <w:r>
        <w:t>GxE</w:t>
      </w:r>
      <w:proofErr w:type="spellEnd"/>
      <w:r>
        <w:t xml:space="preserve"> interactions: </w:t>
      </w:r>
      <w:r w:rsidRPr="00727558">
        <w:t>https://www.biorxiv.org/content/10.1101/2020.05.13.090803v2</w:t>
      </w:r>
    </w:p>
  </w:comment>
  <w:comment w:id="3" w:author="Alisa Manning" w:date="2021-05-25T12:20:00Z" w:initials="">
    <w:p w14:paraId="00000339" w14:textId="77777777" w:rsidR="00B32E56" w:rsidRDefault="00E57D5A">
      <w:pPr>
        <w:widowControl w:val="0"/>
        <w:pBdr>
          <w:top w:val="nil"/>
          <w:left w:val="nil"/>
          <w:bottom w:val="nil"/>
          <w:right w:val="nil"/>
          <w:between w:val="nil"/>
        </w:pBdr>
        <w:spacing w:line="240" w:lineRule="auto"/>
        <w:rPr>
          <w:color w:val="000000"/>
        </w:rPr>
      </w:pPr>
      <w:r>
        <w:rPr>
          <w:color w:val="000000"/>
        </w:rPr>
        <w:t>Make the gene names italic. lower case "rs". why no gene name on the chromosome 18 locus?</w:t>
      </w:r>
    </w:p>
  </w:comment>
  <w:comment w:id="4" w:author="Alisa Manning" w:date="2021-05-25T12:21:00Z" w:initials="">
    <w:p w14:paraId="0000033A" w14:textId="77777777" w:rsidR="00B32E56" w:rsidRDefault="00E57D5A">
      <w:pPr>
        <w:widowControl w:val="0"/>
        <w:pBdr>
          <w:top w:val="nil"/>
          <w:left w:val="nil"/>
          <w:bottom w:val="nil"/>
          <w:right w:val="nil"/>
          <w:between w:val="nil"/>
        </w:pBdr>
        <w:spacing w:line="240" w:lineRule="auto"/>
        <w:rPr>
          <w:color w:val="000000"/>
        </w:rPr>
      </w:pPr>
      <w:r>
        <w:rPr>
          <w:color w:val="000000"/>
        </w:rPr>
        <w:t>add alleles to the chr 2 variant</w:t>
      </w:r>
    </w:p>
  </w:comment>
  <w:comment w:id="5" w:author="Marchek, Casey" w:date="2021-06-17T16:16:00Z" w:initials="MC">
    <w:p w14:paraId="0527FFB9" w14:textId="77777777" w:rsidR="0090209B" w:rsidRDefault="0090209B">
      <w:pPr>
        <w:pStyle w:val="CommentText"/>
      </w:pPr>
      <w:r>
        <w:rPr>
          <w:rStyle w:val="CommentReference"/>
        </w:rPr>
        <w:annotationRef/>
      </w:r>
      <w:r>
        <w:t>Not sure how to find gene name rs148793499 and alleles for chromosome 2</w:t>
      </w:r>
    </w:p>
    <w:p w14:paraId="4E7FCA1E" w14:textId="77777777" w:rsidR="0090209B" w:rsidRDefault="0090209B">
      <w:pPr>
        <w:pStyle w:val="CommentText"/>
      </w:pPr>
    </w:p>
    <w:p w14:paraId="09F92F29" w14:textId="58CE1AA4" w:rsidR="0090209B" w:rsidRDefault="0090209B">
      <w:pPr>
        <w:pStyle w:val="CommentText"/>
      </w:pPr>
      <w:r>
        <w:t xml:space="preserve">Should </w:t>
      </w:r>
      <w:proofErr w:type="spellStart"/>
      <w:r>
        <w:t>ch</w:t>
      </w:r>
      <w:proofErr w:type="spellEnd"/>
      <w:r>
        <w:t xml:space="preserve"> also be lowercase? Like </w:t>
      </w:r>
      <w:proofErr w:type="spellStart"/>
      <w:r>
        <w:t>rs</w:t>
      </w:r>
      <w:proofErr w:type="spellEnd"/>
      <w:r>
        <w:t xml:space="preserve">? </w:t>
      </w:r>
    </w:p>
  </w:comment>
  <w:comment w:id="6" w:author="Westerman, Kenneth Edwards" w:date="2021-06-23T14:17:00Z" w:initials="WKE">
    <w:p w14:paraId="15241B1F" w14:textId="2528D587" w:rsidR="00C31AA2" w:rsidRDefault="00C31AA2">
      <w:pPr>
        <w:pStyle w:val="CommentText"/>
      </w:pPr>
      <w:r>
        <w:rPr>
          <w:rStyle w:val="CommentReference"/>
        </w:rPr>
        <w:annotationRef/>
      </w:r>
      <w:r>
        <w:t>I think we can just remove the “</w:t>
      </w:r>
      <w:proofErr w:type="spellStart"/>
      <w:r>
        <w:t>chr</w:t>
      </w:r>
      <w:proofErr w:type="spellEnd"/>
      <w:r>
        <w:t>”, so either lowercase “rs12345” or “</w:t>
      </w:r>
      <w:r w:rsidR="000B2104">
        <w:rPr>
          <w:sz w:val="16"/>
          <w:szCs w:val="16"/>
          <w:highlight w:val="white"/>
        </w:rPr>
        <w:t>2:218260234_AC_A</w:t>
      </w:r>
      <w:r>
        <w:t>”</w:t>
      </w:r>
      <w:r w:rsidR="000B2104">
        <w:t xml:space="preserve"> with alleles</w:t>
      </w:r>
      <w:r>
        <w:t xml:space="preserve"> for the one lacking an </w:t>
      </w:r>
      <w:proofErr w:type="spellStart"/>
      <w:r>
        <w:t>rsID</w:t>
      </w:r>
      <w:proofErr w:type="spellEnd"/>
    </w:p>
  </w:comment>
  <w:comment w:id="8" w:author="Westerman, Kenneth Edwards" w:date="2021-06-23T15:39:00Z" w:initials="WKE">
    <w:p w14:paraId="5DFE6A55" w14:textId="01810F23" w:rsidR="00262194" w:rsidRDefault="00262194">
      <w:pPr>
        <w:pStyle w:val="CommentText"/>
      </w:pPr>
      <w:r>
        <w:rPr>
          <w:rStyle w:val="CommentReference"/>
        </w:rPr>
        <w:annotationRef/>
      </w:r>
      <w:r w:rsidR="001D6545">
        <w:t xml:space="preserve">Can we remove the “Primary Analysis” and “Similar to HGI…” from this diagram and center </w:t>
      </w:r>
      <w:r w:rsidR="001D6545">
        <w:t>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C3BC18" w15:done="0"/>
  <w15:commentEx w15:paraId="146EBDA7" w15:paraIdParent="58C3BC18" w15:done="0"/>
  <w15:commentEx w15:paraId="00000339" w15:done="0"/>
  <w15:commentEx w15:paraId="0000033A" w15:done="0"/>
  <w15:commentEx w15:paraId="09F92F29" w15:paraIdParent="0000033A" w15:done="0"/>
  <w15:commentEx w15:paraId="15241B1F" w15:paraIdParent="0000033A" w15:done="0"/>
  <w15:commentEx w15:paraId="5DFE6A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5FC39" w16cex:dateUtc="2021-06-17T20:52:00Z"/>
  <w16cex:commentExtensible w16cex:durableId="2476DEB6" w16cex:dateUtc="2021-06-18T12:58:00Z"/>
  <w16cex:commentExtensible w16cex:durableId="2475F3D7" w16cex:dateUtc="2021-06-17T20:16:00Z"/>
  <w16cex:commentExtensible w16cex:durableId="247DC0F6" w16cex:dateUtc="2021-06-23T18:17:00Z"/>
  <w16cex:commentExtensible w16cex:durableId="247DD42D" w16cex:dateUtc="2021-06-23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C3BC18" w16cid:durableId="2475FC39"/>
  <w16cid:commentId w16cid:paraId="146EBDA7" w16cid:durableId="2476DEB6"/>
  <w16cid:commentId w16cid:paraId="00000339" w16cid:durableId="2459E883"/>
  <w16cid:commentId w16cid:paraId="0000033A" w16cid:durableId="2459E884"/>
  <w16cid:commentId w16cid:paraId="09F92F29" w16cid:durableId="2475F3D7"/>
  <w16cid:commentId w16cid:paraId="15241B1F" w16cid:durableId="247DC0F6"/>
  <w16cid:commentId w16cid:paraId="5DFE6A55" w16cid:durableId="247DD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73A11" w14:textId="77777777" w:rsidR="00013BE1" w:rsidRDefault="00013BE1">
      <w:pPr>
        <w:spacing w:line="240" w:lineRule="auto"/>
      </w:pPr>
      <w:r>
        <w:separator/>
      </w:r>
    </w:p>
  </w:endnote>
  <w:endnote w:type="continuationSeparator" w:id="0">
    <w:p w14:paraId="3DFA2027" w14:textId="77777777" w:rsidR="00013BE1" w:rsidRDefault="00013B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Roboto">
    <w:panose1 w:val="020B0604020202020204"/>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4" w14:textId="77777777" w:rsidR="00B32E56" w:rsidRDefault="00B32E56">
    <w:pPr>
      <w:rPr>
        <w:rFonts w:ascii="Times New Roman" w:eastAsia="Times New Roman" w:hAnsi="Times New Roman" w:cs="Times New Roman"/>
        <w:b/>
        <w:highlight w:val="white"/>
      </w:rPr>
    </w:pPr>
  </w:p>
  <w:p w14:paraId="00000335" w14:textId="77777777" w:rsidR="00B32E56" w:rsidRDefault="00B32E56">
    <w:pPr>
      <w:rPr>
        <w:rFonts w:ascii="Times New Roman" w:eastAsia="Times New Roman" w:hAnsi="Times New Roman" w:cs="Times New Roman"/>
        <w:b/>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EE234" w14:textId="77777777" w:rsidR="00013BE1" w:rsidRDefault="00013BE1">
      <w:pPr>
        <w:spacing w:line="240" w:lineRule="auto"/>
      </w:pPr>
      <w:r>
        <w:separator/>
      </w:r>
    </w:p>
  </w:footnote>
  <w:footnote w:type="continuationSeparator" w:id="0">
    <w:p w14:paraId="7EEB8280" w14:textId="77777777" w:rsidR="00013BE1" w:rsidRDefault="00013B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1229D"/>
    <w:multiLevelType w:val="multilevel"/>
    <w:tmpl w:val="2A381952"/>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hek, Casey">
    <w15:presenceInfo w15:providerId="AD" w15:userId="S::cmarchek@mgh.harvard.edu::bcbce661-04bf-4eda-aed2-c8d9c6fc84dd"/>
  </w15:person>
  <w15:person w15:author="Westerman, Kenneth Edwards">
    <w15:presenceInfo w15:providerId="AD" w15:userId="S::kewesterman@mgh.harvard.edu::efa41a5b-d4ff-4be1-be0e-773356fda0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2txswd89rz04ep0vqxx0s2wesrzaax9aa5&quot;&gt;My EndNote Library&lt;record-ids&gt;&lt;item&gt;1&lt;/item&gt;&lt;item&gt;2&lt;/item&gt;&lt;item&gt;4&lt;/item&gt;&lt;item&gt;5&lt;/item&gt;&lt;item&gt;6&lt;/item&gt;&lt;item&gt;8&lt;/item&gt;&lt;item&gt;10&lt;/item&gt;&lt;item&gt;12&lt;/item&gt;&lt;item&gt;13&lt;/item&gt;&lt;item&gt;14&lt;/item&gt;&lt;item&gt;15&lt;/item&gt;&lt;item&gt;18&lt;/item&gt;&lt;item&gt;19&lt;/item&gt;&lt;item&gt;20&lt;/item&gt;&lt;item&gt;21&lt;/item&gt;&lt;item&gt;23&lt;/item&gt;&lt;item&gt;24&lt;/item&gt;&lt;item&gt;25&lt;/item&gt;&lt;item&gt;29&lt;/item&gt;&lt;item&gt;32&lt;/item&gt;&lt;item&gt;33&lt;/item&gt;&lt;/record-ids&gt;&lt;/item&gt;&lt;/Libraries&gt;"/>
  </w:docVars>
  <w:rsids>
    <w:rsidRoot w:val="00B32E56"/>
    <w:rsid w:val="00007E45"/>
    <w:rsid w:val="00013BE1"/>
    <w:rsid w:val="00016A92"/>
    <w:rsid w:val="0003539A"/>
    <w:rsid w:val="000366A4"/>
    <w:rsid w:val="00050AF6"/>
    <w:rsid w:val="00052BB0"/>
    <w:rsid w:val="00064D56"/>
    <w:rsid w:val="00075D8E"/>
    <w:rsid w:val="00077118"/>
    <w:rsid w:val="00080E5D"/>
    <w:rsid w:val="00084318"/>
    <w:rsid w:val="00087E3C"/>
    <w:rsid w:val="0009618A"/>
    <w:rsid w:val="000A393A"/>
    <w:rsid w:val="000B2104"/>
    <w:rsid w:val="000D3A66"/>
    <w:rsid w:val="000D488E"/>
    <w:rsid w:val="000E0119"/>
    <w:rsid w:val="000F6B6B"/>
    <w:rsid w:val="0010291C"/>
    <w:rsid w:val="00133784"/>
    <w:rsid w:val="0013382A"/>
    <w:rsid w:val="00143AE6"/>
    <w:rsid w:val="001531A8"/>
    <w:rsid w:val="00192012"/>
    <w:rsid w:val="001973FD"/>
    <w:rsid w:val="001A6CEA"/>
    <w:rsid w:val="001B57D1"/>
    <w:rsid w:val="001C0217"/>
    <w:rsid w:val="001C6FB8"/>
    <w:rsid w:val="001D39C1"/>
    <w:rsid w:val="001D6165"/>
    <w:rsid w:val="001D6545"/>
    <w:rsid w:val="001F357C"/>
    <w:rsid w:val="001F69CB"/>
    <w:rsid w:val="00206901"/>
    <w:rsid w:val="00206B35"/>
    <w:rsid w:val="00216253"/>
    <w:rsid w:val="00224D09"/>
    <w:rsid w:val="00262194"/>
    <w:rsid w:val="00271F68"/>
    <w:rsid w:val="002840EA"/>
    <w:rsid w:val="00286170"/>
    <w:rsid w:val="00292E48"/>
    <w:rsid w:val="00292F30"/>
    <w:rsid w:val="00293E10"/>
    <w:rsid w:val="0029420C"/>
    <w:rsid w:val="002B0565"/>
    <w:rsid w:val="002B2C22"/>
    <w:rsid w:val="002B5206"/>
    <w:rsid w:val="002B562F"/>
    <w:rsid w:val="002C381F"/>
    <w:rsid w:val="002C7C80"/>
    <w:rsid w:val="002D2771"/>
    <w:rsid w:val="002E0B4B"/>
    <w:rsid w:val="002E73A7"/>
    <w:rsid w:val="003028DD"/>
    <w:rsid w:val="003066CA"/>
    <w:rsid w:val="00311DFB"/>
    <w:rsid w:val="00315193"/>
    <w:rsid w:val="0032212C"/>
    <w:rsid w:val="00327BF9"/>
    <w:rsid w:val="003314CE"/>
    <w:rsid w:val="00340220"/>
    <w:rsid w:val="003472E3"/>
    <w:rsid w:val="00367C20"/>
    <w:rsid w:val="003772E3"/>
    <w:rsid w:val="003832A1"/>
    <w:rsid w:val="00383ADA"/>
    <w:rsid w:val="003874B6"/>
    <w:rsid w:val="00397227"/>
    <w:rsid w:val="00397FC6"/>
    <w:rsid w:val="003A39EE"/>
    <w:rsid w:val="003D6F6D"/>
    <w:rsid w:val="003E10F7"/>
    <w:rsid w:val="003E5D50"/>
    <w:rsid w:val="003F372E"/>
    <w:rsid w:val="004002A3"/>
    <w:rsid w:val="00410377"/>
    <w:rsid w:val="00417998"/>
    <w:rsid w:val="004216EC"/>
    <w:rsid w:val="00440856"/>
    <w:rsid w:val="004504E1"/>
    <w:rsid w:val="004605F0"/>
    <w:rsid w:val="004638BC"/>
    <w:rsid w:val="00464A75"/>
    <w:rsid w:val="004A7FDC"/>
    <w:rsid w:val="004B27A2"/>
    <w:rsid w:val="004B5AAA"/>
    <w:rsid w:val="004C6377"/>
    <w:rsid w:val="004D0D6F"/>
    <w:rsid w:val="004E1E73"/>
    <w:rsid w:val="004E224C"/>
    <w:rsid w:val="004F066E"/>
    <w:rsid w:val="00501AA9"/>
    <w:rsid w:val="005053BD"/>
    <w:rsid w:val="0050598C"/>
    <w:rsid w:val="00507614"/>
    <w:rsid w:val="005151A8"/>
    <w:rsid w:val="00564D58"/>
    <w:rsid w:val="005938A2"/>
    <w:rsid w:val="005A5711"/>
    <w:rsid w:val="005A5EAB"/>
    <w:rsid w:val="005A618E"/>
    <w:rsid w:val="005B0385"/>
    <w:rsid w:val="005B1E8A"/>
    <w:rsid w:val="005B4B50"/>
    <w:rsid w:val="005D2BE7"/>
    <w:rsid w:val="005D4AFF"/>
    <w:rsid w:val="005E3F3C"/>
    <w:rsid w:val="005E61CD"/>
    <w:rsid w:val="00612C37"/>
    <w:rsid w:val="00625875"/>
    <w:rsid w:val="00632987"/>
    <w:rsid w:val="00655DE6"/>
    <w:rsid w:val="00667926"/>
    <w:rsid w:val="00672BA7"/>
    <w:rsid w:val="00675836"/>
    <w:rsid w:val="00694BC1"/>
    <w:rsid w:val="006B1B23"/>
    <w:rsid w:val="006D0DA6"/>
    <w:rsid w:val="006D2DBB"/>
    <w:rsid w:val="006D3547"/>
    <w:rsid w:val="006F1768"/>
    <w:rsid w:val="006F1C21"/>
    <w:rsid w:val="00717471"/>
    <w:rsid w:val="00721696"/>
    <w:rsid w:val="00727558"/>
    <w:rsid w:val="0073542D"/>
    <w:rsid w:val="00745E8D"/>
    <w:rsid w:val="0074757D"/>
    <w:rsid w:val="00752B00"/>
    <w:rsid w:val="00755407"/>
    <w:rsid w:val="00763993"/>
    <w:rsid w:val="007676EF"/>
    <w:rsid w:val="00767B67"/>
    <w:rsid w:val="0078262C"/>
    <w:rsid w:val="00794911"/>
    <w:rsid w:val="007A3971"/>
    <w:rsid w:val="007A634B"/>
    <w:rsid w:val="007B5344"/>
    <w:rsid w:val="007B6BD6"/>
    <w:rsid w:val="007C0E8A"/>
    <w:rsid w:val="007C2F41"/>
    <w:rsid w:val="007C52CF"/>
    <w:rsid w:val="007C6031"/>
    <w:rsid w:val="007E6B19"/>
    <w:rsid w:val="007F67D1"/>
    <w:rsid w:val="00802A58"/>
    <w:rsid w:val="00804573"/>
    <w:rsid w:val="0081419E"/>
    <w:rsid w:val="00820846"/>
    <w:rsid w:val="00844FD9"/>
    <w:rsid w:val="00850A0F"/>
    <w:rsid w:val="0087325A"/>
    <w:rsid w:val="00885130"/>
    <w:rsid w:val="0089387B"/>
    <w:rsid w:val="0089594E"/>
    <w:rsid w:val="008C6462"/>
    <w:rsid w:val="008D494E"/>
    <w:rsid w:val="008E075C"/>
    <w:rsid w:val="0090209B"/>
    <w:rsid w:val="00921DB7"/>
    <w:rsid w:val="00942B1D"/>
    <w:rsid w:val="00964170"/>
    <w:rsid w:val="00973459"/>
    <w:rsid w:val="0099142C"/>
    <w:rsid w:val="009B130C"/>
    <w:rsid w:val="009B1824"/>
    <w:rsid w:val="009B292D"/>
    <w:rsid w:val="009B42CB"/>
    <w:rsid w:val="009B4C24"/>
    <w:rsid w:val="009C0727"/>
    <w:rsid w:val="009C1EC5"/>
    <w:rsid w:val="009C73CB"/>
    <w:rsid w:val="009F3AEA"/>
    <w:rsid w:val="009F57F7"/>
    <w:rsid w:val="009F5DA5"/>
    <w:rsid w:val="00A0005A"/>
    <w:rsid w:val="00A10AE8"/>
    <w:rsid w:val="00A2339E"/>
    <w:rsid w:val="00A34D62"/>
    <w:rsid w:val="00A36EBF"/>
    <w:rsid w:val="00A675E6"/>
    <w:rsid w:val="00A7691D"/>
    <w:rsid w:val="00A81BB3"/>
    <w:rsid w:val="00AA00BE"/>
    <w:rsid w:val="00AB4924"/>
    <w:rsid w:val="00AB5288"/>
    <w:rsid w:val="00AD061E"/>
    <w:rsid w:val="00AD20F6"/>
    <w:rsid w:val="00AD54DB"/>
    <w:rsid w:val="00AE21E7"/>
    <w:rsid w:val="00AE3C0A"/>
    <w:rsid w:val="00AE5C13"/>
    <w:rsid w:val="00AE71D4"/>
    <w:rsid w:val="00AF1032"/>
    <w:rsid w:val="00B251E3"/>
    <w:rsid w:val="00B32E56"/>
    <w:rsid w:val="00B34E12"/>
    <w:rsid w:val="00B355C6"/>
    <w:rsid w:val="00B379FA"/>
    <w:rsid w:val="00B40630"/>
    <w:rsid w:val="00B73A16"/>
    <w:rsid w:val="00B928C7"/>
    <w:rsid w:val="00BA0F18"/>
    <w:rsid w:val="00BA37A9"/>
    <w:rsid w:val="00BA7440"/>
    <w:rsid w:val="00BE580C"/>
    <w:rsid w:val="00C011F4"/>
    <w:rsid w:val="00C0233D"/>
    <w:rsid w:val="00C07A39"/>
    <w:rsid w:val="00C12FF9"/>
    <w:rsid w:val="00C134B8"/>
    <w:rsid w:val="00C25ACB"/>
    <w:rsid w:val="00C30061"/>
    <w:rsid w:val="00C31AA2"/>
    <w:rsid w:val="00C32899"/>
    <w:rsid w:val="00C339AD"/>
    <w:rsid w:val="00C366E1"/>
    <w:rsid w:val="00C40779"/>
    <w:rsid w:val="00C449F4"/>
    <w:rsid w:val="00C61692"/>
    <w:rsid w:val="00C7161C"/>
    <w:rsid w:val="00C902D1"/>
    <w:rsid w:val="00C951A1"/>
    <w:rsid w:val="00CB00F0"/>
    <w:rsid w:val="00CB3FF9"/>
    <w:rsid w:val="00CD2BE1"/>
    <w:rsid w:val="00CD2D52"/>
    <w:rsid w:val="00CE4442"/>
    <w:rsid w:val="00CE4893"/>
    <w:rsid w:val="00CE581B"/>
    <w:rsid w:val="00CF7358"/>
    <w:rsid w:val="00D075B8"/>
    <w:rsid w:val="00D16EAC"/>
    <w:rsid w:val="00D35B78"/>
    <w:rsid w:val="00D41D0F"/>
    <w:rsid w:val="00D50C3C"/>
    <w:rsid w:val="00D62814"/>
    <w:rsid w:val="00D637FB"/>
    <w:rsid w:val="00D71E55"/>
    <w:rsid w:val="00D7533E"/>
    <w:rsid w:val="00D76978"/>
    <w:rsid w:val="00D865C7"/>
    <w:rsid w:val="00DB0A35"/>
    <w:rsid w:val="00DB6FB9"/>
    <w:rsid w:val="00DC4B5E"/>
    <w:rsid w:val="00DD3918"/>
    <w:rsid w:val="00DD741E"/>
    <w:rsid w:val="00DF46D8"/>
    <w:rsid w:val="00E230B8"/>
    <w:rsid w:val="00E25C75"/>
    <w:rsid w:val="00E42B95"/>
    <w:rsid w:val="00E572FC"/>
    <w:rsid w:val="00E57D5A"/>
    <w:rsid w:val="00E754D5"/>
    <w:rsid w:val="00E75CAF"/>
    <w:rsid w:val="00E94CE2"/>
    <w:rsid w:val="00E94D68"/>
    <w:rsid w:val="00E96460"/>
    <w:rsid w:val="00ED6CB3"/>
    <w:rsid w:val="00EE7909"/>
    <w:rsid w:val="00F01E62"/>
    <w:rsid w:val="00F2548B"/>
    <w:rsid w:val="00F3256A"/>
    <w:rsid w:val="00F506D3"/>
    <w:rsid w:val="00F52527"/>
    <w:rsid w:val="00F538B9"/>
    <w:rsid w:val="00F610AC"/>
    <w:rsid w:val="00F6306F"/>
    <w:rsid w:val="00F6526B"/>
    <w:rsid w:val="00F65285"/>
    <w:rsid w:val="00F7208F"/>
    <w:rsid w:val="00F83C2D"/>
    <w:rsid w:val="00F83D1F"/>
    <w:rsid w:val="00F94E31"/>
    <w:rsid w:val="00F9783D"/>
    <w:rsid w:val="00FA6415"/>
    <w:rsid w:val="00FC495C"/>
    <w:rsid w:val="00FC6798"/>
    <w:rsid w:val="00FC6BAB"/>
    <w:rsid w:val="00FD6AFF"/>
    <w:rsid w:val="00FE2CED"/>
    <w:rsid w:val="00FF1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9EE86"/>
  <w15:docId w15:val="{BF1D6F8A-7AB9-2740-B194-D1792387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3F3C"/>
    <w:rPr>
      <w:b/>
      <w:bCs/>
    </w:rPr>
  </w:style>
  <w:style w:type="character" w:customStyle="1" w:styleId="CommentSubjectChar">
    <w:name w:val="Comment Subject Char"/>
    <w:basedOn w:val="CommentTextChar"/>
    <w:link w:val="CommentSubject"/>
    <w:uiPriority w:val="99"/>
    <w:semiHidden/>
    <w:rsid w:val="005E3F3C"/>
    <w:rPr>
      <w:b/>
      <w:bCs/>
      <w:sz w:val="20"/>
      <w:szCs w:val="20"/>
    </w:rPr>
  </w:style>
  <w:style w:type="paragraph" w:styleId="Revision">
    <w:name w:val="Revision"/>
    <w:hidden/>
    <w:uiPriority w:val="99"/>
    <w:semiHidden/>
    <w:rsid w:val="009F3AEA"/>
    <w:pPr>
      <w:spacing w:line="240" w:lineRule="auto"/>
    </w:pPr>
  </w:style>
  <w:style w:type="paragraph" w:customStyle="1" w:styleId="EndNoteBibliographyTitle">
    <w:name w:val="EndNote Bibliography Title"/>
    <w:basedOn w:val="Normal"/>
    <w:link w:val="EndNoteBibliographyTitleChar"/>
    <w:rsid w:val="007C6031"/>
    <w:pPr>
      <w:jc w:val="center"/>
    </w:pPr>
    <w:rPr>
      <w:lang w:val="en-US"/>
    </w:rPr>
  </w:style>
  <w:style w:type="character" w:customStyle="1" w:styleId="EndNoteBibliographyTitleChar">
    <w:name w:val="EndNote Bibliography Title Char"/>
    <w:basedOn w:val="DefaultParagraphFont"/>
    <w:link w:val="EndNoteBibliographyTitle"/>
    <w:rsid w:val="007C6031"/>
    <w:rPr>
      <w:lang w:val="en-US"/>
    </w:rPr>
  </w:style>
  <w:style w:type="paragraph" w:customStyle="1" w:styleId="EndNoteBibliography">
    <w:name w:val="EndNote Bibliography"/>
    <w:basedOn w:val="Normal"/>
    <w:link w:val="EndNoteBibliographyChar"/>
    <w:rsid w:val="007C6031"/>
    <w:pPr>
      <w:spacing w:line="240" w:lineRule="auto"/>
      <w:jc w:val="both"/>
    </w:pPr>
    <w:rPr>
      <w:lang w:val="en-US"/>
    </w:rPr>
  </w:style>
  <w:style w:type="character" w:customStyle="1" w:styleId="EndNoteBibliographyChar">
    <w:name w:val="EndNote Bibliography Char"/>
    <w:basedOn w:val="DefaultParagraphFont"/>
    <w:link w:val="EndNoteBibliography"/>
    <w:rsid w:val="007C6031"/>
    <w:rPr>
      <w:lang w:val="en-US"/>
    </w:rPr>
  </w:style>
  <w:style w:type="character" w:styleId="Hyperlink">
    <w:name w:val="Hyperlink"/>
    <w:basedOn w:val="DefaultParagraphFont"/>
    <w:uiPriority w:val="99"/>
    <w:unhideWhenUsed/>
    <w:rsid w:val="007C6031"/>
    <w:rPr>
      <w:color w:val="0000FF" w:themeColor="hyperlink"/>
      <w:u w:val="single"/>
    </w:rPr>
  </w:style>
  <w:style w:type="character" w:styleId="UnresolvedMention">
    <w:name w:val="Unresolved Mention"/>
    <w:basedOn w:val="DefaultParagraphFont"/>
    <w:uiPriority w:val="99"/>
    <w:semiHidden/>
    <w:unhideWhenUsed/>
    <w:rsid w:val="007C6031"/>
    <w:rPr>
      <w:color w:val="605E5C"/>
      <w:shd w:val="clear" w:color="auto" w:fill="E1DFDD"/>
    </w:rPr>
  </w:style>
  <w:style w:type="character" w:styleId="FollowedHyperlink">
    <w:name w:val="FollowedHyperlink"/>
    <w:basedOn w:val="DefaultParagraphFont"/>
    <w:uiPriority w:val="99"/>
    <w:semiHidden/>
    <w:unhideWhenUsed/>
    <w:rsid w:val="00A81BB3"/>
    <w:rPr>
      <w:color w:val="800080" w:themeColor="followedHyperlink"/>
      <w:u w:val="single"/>
    </w:rPr>
  </w:style>
  <w:style w:type="paragraph" w:styleId="ListParagraph">
    <w:name w:val="List Paragraph"/>
    <w:basedOn w:val="Normal"/>
    <w:uiPriority w:val="34"/>
    <w:qFormat/>
    <w:rsid w:val="00AE3C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54239">
      <w:bodyDiv w:val="1"/>
      <w:marLeft w:val="0"/>
      <w:marRight w:val="0"/>
      <w:marTop w:val="0"/>
      <w:marBottom w:val="0"/>
      <w:divBdr>
        <w:top w:val="none" w:sz="0" w:space="0" w:color="auto"/>
        <w:left w:val="none" w:sz="0" w:space="0" w:color="auto"/>
        <w:bottom w:val="none" w:sz="0" w:space="0" w:color="auto"/>
        <w:right w:val="none" w:sz="0" w:space="0" w:color="auto"/>
      </w:divBdr>
    </w:div>
    <w:div w:id="280501088">
      <w:bodyDiv w:val="1"/>
      <w:marLeft w:val="0"/>
      <w:marRight w:val="0"/>
      <w:marTop w:val="0"/>
      <w:marBottom w:val="0"/>
      <w:divBdr>
        <w:top w:val="none" w:sz="0" w:space="0" w:color="auto"/>
        <w:left w:val="none" w:sz="0" w:space="0" w:color="auto"/>
        <w:bottom w:val="none" w:sz="0" w:space="0" w:color="auto"/>
        <w:right w:val="none" w:sz="0" w:space="0" w:color="auto"/>
      </w:divBdr>
    </w:div>
    <w:div w:id="832061239">
      <w:bodyDiv w:val="1"/>
      <w:marLeft w:val="0"/>
      <w:marRight w:val="0"/>
      <w:marTop w:val="0"/>
      <w:marBottom w:val="0"/>
      <w:divBdr>
        <w:top w:val="none" w:sz="0" w:space="0" w:color="auto"/>
        <w:left w:val="none" w:sz="0" w:space="0" w:color="auto"/>
        <w:bottom w:val="none" w:sz="0" w:space="0" w:color="auto"/>
        <w:right w:val="none" w:sz="0" w:space="0" w:color="auto"/>
      </w:divBdr>
    </w:div>
    <w:div w:id="1053501335">
      <w:bodyDiv w:val="1"/>
      <w:marLeft w:val="0"/>
      <w:marRight w:val="0"/>
      <w:marTop w:val="0"/>
      <w:marBottom w:val="0"/>
      <w:divBdr>
        <w:top w:val="none" w:sz="0" w:space="0" w:color="auto"/>
        <w:left w:val="none" w:sz="0" w:space="0" w:color="auto"/>
        <w:bottom w:val="none" w:sz="0" w:space="0" w:color="auto"/>
        <w:right w:val="none" w:sz="0" w:space="0" w:color="auto"/>
      </w:divBdr>
    </w:div>
    <w:div w:id="1061638864">
      <w:bodyDiv w:val="1"/>
      <w:marLeft w:val="0"/>
      <w:marRight w:val="0"/>
      <w:marTop w:val="0"/>
      <w:marBottom w:val="0"/>
      <w:divBdr>
        <w:top w:val="none" w:sz="0" w:space="0" w:color="auto"/>
        <w:left w:val="none" w:sz="0" w:space="0" w:color="auto"/>
        <w:bottom w:val="none" w:sz="0" w:space="0" w:color="auto"/>
        <w:right w:val="none" w:sz="0" w:space="0" w:color="auto"/>
      </w:divBdr>
    </w:div>
    <w:div w:id="1345673519">
      <w:bodyDiv w:val="1"/>
      <w:marLeft w:val="0"/>
      <w:marRight w:val="0"/>
      <w:marTop w:val="0"/>
      <w:marBottom w:val="0"/>
      <w:divBdr>
        <w:top w:val="none" w:sz="0" w:space="0" w:color="auto"/>
        <w:left w:val="none" w:sz="0" w:space="0" w:color="auto"/>
        <w:bottom w:val="none" w:sz="0" w:space="0" w:color="auto"/>
        <w:right w:val="none" w:sz="0" w:space="0" w:color="auto"/>
      </w:divBdr>
    </w:div>
    <w:div w:id="1393968783">
      <w:bodyDiv w:val="1"/>
      <w:marLeft w:val="0"/>
      <w:marRight w:val="0"/>
      <w:marTop w:val="0"/>
      <w:marBottom w:val="0"/>
      <w:divBdr>
        <w:top w:val="none" w:sz="0" w:space="0" w:color="auto"/>
        <w:left w:val="none" w:sz="0" w:space="0" w:color="auto"/>
        <w:bottom w:val="none" w:sz="0" w:space="0" w:color="auto"/>
        <w:right w:val="none" w:sz="0" w:space="0" w:color="auto"/>
      </w:divBdr>
    </w:div>
    <w:div w:id="1431510871">
      <w:bodyDiv w:val="1"/>
      <w:marLeft w:val="0"/>
      <w:marRight w:val="0"/>
      <w:marTop w:val="0"/>
      <w:marBottom w:val="0"/>
      <w:divBdr>
        <w:top w:val="none" w:sz="0" w:space="0" w:color="auto"/>
        <w:left w:val="none" w:sz="0" w:space="0" w:color="auto"/>
        <w:bottom w:val="none" w:sz="0" w:space="0" w:color="auto"/>
        <w:right w:val="none" w:sz="0" w:space="0" w:color="auto"/>
      </w:divBdr>
    </w:div>
    <w:div w:id="1523057981">
      <w:bodyDiv w:val="1"/>
      <w:marLeft w:val="0"/>
      <w:marRight w:val="0"/>
      <w:marTop w:val="0"/>
      <w:marBottom w:val="0"/>
      <w:divBdr>
        <w:top w:val="none" w:sz="0" w:space="0" w:color="auto"/>
        <w:left w:val="none" w:sz="0" w:space="0" w:color="auto"/>
        <w:bottom w:val="none" w:sz="0" w:space="0" w:color="auto"/>
        <w:right w:val="none" w:sz="0" w:space="0" w:color="auto"/>
      </w:divBdr>
    </w:div>
    <w:div w:id="1537424714">
      <w:bodyDiv w:val="1"/>
      <w:marLeft w:val="0"/>
      <w:marRight w:val="0"/>
      <w:marTop w:val="0"/>
      <w:marBottom w:val="0"/>
      <w:divBdr>
        <w:top w:val="none" w:sz="0" w:space="0" w:color="auto"/>
        <w:left w:val="none" w:sz="0" w:space="0" w:color="auto"/>
        <w:bottom w:val="none" w:sz="0" w:space="0" w:color="auto"/>
        <w:right w:val="none" w:sz="0" w:space="0" w:color="auto"/>
      </w:divBdr>
    </w:div>
    <w:div w:id="1675378498">
      <w:bodyDiv w:val="1"/>
      <w:marLeft w:val="0"/>
      <w:marRight w:val="0"/>
      <w:marTop w:val="0"/>
      <w:marBottom w:val="0"/>
      <w:divBdr>
        <w:top w:val="none" w:sz="0" w:space="0" w:color="auto"/>
        <w:left w:val="none" w:sz="0" w:space="0" w:color="auto"/>
        <w:bottom w:val="none" w:sz="0" w:space="0" w:color="auto"/>
        <w:right w:val="none" w:sz="0" w:space="0" w:color="auto"/>
      </w:divBdr>
    </w:div>
    <w:div w:id="1943296322">
      <w:bodyDiv w:val="1"/>
      <w:marLeft w:val="0"/>
      <w:marRight w:val="0"/>
      <w:marTop w:val="0"/>
      <w:marBottom w:val="0"/>
      <w:divBdr>
        <w:top w:val="none" w:sz="0" w:space="0" w:color="auto"/>
        <w:left w:val="none" w:sz="0" w:space="0" w:color="auto"/>
        <w:bottom w:val="none" w:sz="0" w:space="0" w:color="auto"/>
        <w:right w:val="none" w:sz="0" w:space="0" w:color="auto"/>
      </w:divBdr>
    </w:div>
    <w:div w:id="1951401273">
      <w:bodyDiv w:val="1"/>
      <w:marLeft w:val="0"/>
      <w:marRight w:val="0"/>
      <w:marTop w:val="0"/>
      <w:marBottom w:val="0"/>
      <w:divBdr>
        <w:top w:val="none" w:sz="0" w:space="0" w:color="auto"/>
        <w:left w:val="none" w:sz="0" w:space="0" w:color="auto"/>
        <w:bottom w:val="none" w:sz="0" w:space="0" w:color="auto"/>
        <w:right w:val="none" w:sz="0" w:space="0" w:color="auto"/>
      </w:divBdr>
    </w:div>
    <w:div w:id="2017461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doi.org/10.1101/2021.03.10.21252820" TargetMode="External"/><Relationship Id="rId39" Type="http://schemas.openxmlformats.org/officeDocument/2006/relationships/hyperlink" Target="https://doi.org/10.1101/447367" TargetMode="External"/><Relationship Id="rId21" Type="http://schemas.openxmlformats.org/officeDocument/2006/relationships/hyperlink" Target="https://doi.org/10.1016/S2213-8587(20)30272-2" TargetMode="External"/><Relationship Id="rId34" Type="http://schemas.openxmlformats.org/officeDocument/2006/relationships/hyperlink" Target="https://doi.org/10.1016/j.eclinm.2020.100519"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doi.org/10.1136/jech-2020-215039" TargetMode="External"/><Relationship Id="rId29" Type="http://schemas.openxmlformats.org/officeDocument/2006/relationships/hyperlink" Target="https://doi.org/10.1093/bioinformatics/btz469"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38/s41586-018-0579-z" TargetMode="External"/><Relationship Id="rId32" Type="http://schemas.openxmlformats.org/officeDocument/2006/relationships/hyperlink" Target="https://doi.org/10.3389/fgene.2020.00157" TargetMode="External"/><Relationship Id="rId37" Type="http://schemas.openxmlformats.org/officeDocument/2006/relationships/hyperlink" Target="https://doi.org/10.1093/bioinformatics/btw373" TargetMode="External"/><Relationship Id="rId40" Type="http://schemas.openxmlformats.org/officeDocument/2006/relationships/hyperlink" Target="https://doi.org/10.1016/j.cmet.2020.04.02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93/eurpub/ckaa095" TargetMode="External"/><Relationship Id="rId28" Type="http://schemas.openxmlformats.org/officeDocument/2006/relationships/hyperlink" Target="https://doi.org/10.1101/2020.05.04.20090506" TargetMode="External"/><Relationship Id="rId36" Type="http://schemas.openxmlformats.org/officeDocument/2006/relationships/hyperlink" Target="https://doi.org/10.1101/2020.04.16.20060566"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doi.org/10.1371/journal.pone.0250774"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doi.org/10.1101/gr.137323.112" TargetMode="External"/><Relationship Id="rId27" Type="http://schemas.openxmlformats.org/officeDocument/2006/relationships/hyperlink" Target="https://doi.org/10.1371/journal.pgen.1004383" TargetMode="External"/><Relationship Id="rId30" Type="http://schemas.openxmlformats.org/officeDocument/2006/relationships/hyperlink" Target="https://doi.org/10.1038/nri.2016.90" TargetMode="External"/><Relationship Id="rId35" Type="http://schemas.openxmlformats.org/officeDocument/2006/relationships/hyperlink" Target="https://www.mdpi.com/1422-0067/21/16/5793" TargetMode="Externa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nning-lab/ukb-covid-gxe" TargetMode="External"/><Relationship Id="rId17" Type="http://schemas.openxmlformats.org/officeDocument/2006/relationships/image" Target="media/image5.png"/><Relationship Id="rId25" Type="http://schemas.openxmlformats.org/officeDocument/2006/relationships/hyperlink" Target="https://doi.org/10.1371/journal.pone.0162388" TargetMode="External"/><Relationship Id="rId33" Type="http://schemas.openxmlformats.org/officeDocument/2006/relationships/hyperlink" Target="https://doi.org/10.1016/j.metabol.2020.154262" TargetMode="External"/><Relationship Id="rId38" Type="http://schemas.openxmlformats.org/officeDocument/2006/relationships/hyperlink" Target="https://doi.org/10.1093/cid/ciaa8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BA70-0D9B-E645-AD0B-2A864DF3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22</Pages>
  <Words>7586</Words>
  <Characters>43245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Westerman, Kenneth Edwards</cp:lastModifiedBy>
  <cp:revision>70</cp:revision>
  <dcterms:created xsi:type="dcterms:W3CDTF">2021-06-17T20:00:00Z</dcterms:created>
  <dcterms:modified xsi:type="dcterms:W3CDTF">2021-06-23T19:40:00Z</dcterms:modified>
</cp:coreProperties>
</file>